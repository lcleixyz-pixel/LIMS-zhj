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0BC379">
      <w:pPr>
        <w:pStyle w:val="6"/>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562" w:leftChars="0" w:right="0" w:rightChars="0" w:hanging="562" w:hangingChars="200"/>
        <w:jc w:val="both"/>
        <w:textAlignment w:val="auto"/>
        <w:outlineLvl w:val="0"/>
        <w:rPr>
          <w:rFonts w:asciiTheme="minorEastAsia" w:hAnsiTheme="minorEastAsia"/>
          <w:b/>
          <w:sz w:val="28"/>
          <w:szCs w:val="28"/>
        </w:rPr>
      </w:pPr>
      <w:r>
        <w:rPr>
          <w:rFonts w:hint="eastAsia" w:asciiTheme="minorEastAsia" w:hAnsiTheme="minorEastAsia"/>
          <w:b/>
          <w:sz w:val="28"/>
          <w:szCs w:val="28"/>
          <w:lang w:val="en-US" w:eastAsia="zh-CN"/>
        </w:rPr>
        <w:t>1.</w:t>
      </w:r>
      <w:r>
        <w:rPr>
          <w:rFonts w:hint="eastAsia" w:asciiTheme="minorEastAsia" w:hAnsiTheme="minorEastAsia"/>
          <w:b/>
          <w:sz w:val="28"/>
          <w:szCs w:val="28"/>
        </w:rPr>
        <w:t>目的</w:t>
      </w:r>
    </w:p>
    <w:p w14:paraId="3B6C519C">
      <w:pPr>
        <w:pStyle w:val="6"/>
        <w:keepNext w:val="0"/>
        <w:keepLines w:val="0"/>
        <w:pageBreakBefore w:val="0"/>
        <w:widowControl w:val="0"/>
        <w:kinsoku/>
        <w:wordWrap/>
        <w:overflowPunct/>
        <w:topLinePunct w:val="0"/>
        <w:autoSpaceDE/>
        <w:autoSpaceDN/>
        <w:bidi w:val="0"/>
        <w:adjustRightInd/>
        <w:snapToGrid/>
        <w:spacing w:line="440" w:lineRule="atLeast"/>
        <w:ind w:left="0" w:right="0" w:rightChars="0" w:firstLine="480" w:firstLineChars="2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通过有计划的采用必要的监控手段，</w:t>
      </w:r>
      <w:bookmarkStart w:id="0" w:name="_GoBack"/>
      <w:bookmarkEnd w:id="0"/>
      <w:r>
        <w:rPr>
          <w:rFonts w:hint="eastAsia" w:asciiTheme="minorEastAsia" w:hAnsiTheme="minorEastAsia"/>
          <w:sz w:val="24"/>
          <w:szCs w:val="24"/>
        </w:rPr>
        <w:t>科学的统计监视过程，对检测活动及结果实施质量监控，并及时排除质量环节出现的不符合的因素，以此来验证和评</w:t>
      </w:r>
      <w:r>
        <w:rPr>
          <w:rFonts w:hint="eastAsia" w:asciiTheme="minorEastAsia" w:hAnsiTheme="minorEastAsia"/>
          <w:sz w:val="24"/>
          <w:szCs w:val="24"/>
          <w:lang w:val="en-US" w:eastAsia="zh-CN"/>
        </w:rPr>
        <w:t>审</w:t>
      </w:r>
      <w:r>
        <w:rPr>
          <w:rFonts w:hint="eastAsia" w:asciiTheme="minorEastAsia" w:hAnsiTheme="minorEastAsia"/>
          <w:sz w:val="24"/>
          <w:szCs w:val="24"/>
        </w:rPr>
        <w:t>检测活动的有效性和结果的准确性。</w:t>
      </w:r>
      <w:r>
        <w:rPr>
          <w:rFonts w:hint="eastAsia" w:asciiTheme="minorEastAsia" w:hAnsiTheme="minorEastAsia"/>
          <w:sz w:val="24"/>
          <w:szCs w:val="24"/>
          <w:lang w:val="en-US" w:eastAsia="zh-CN"/>
        </w:rPr>
        <w:t>以及</w:t>
      </w:r>
      <w:r>
        <w:rPr>
          <w:rFonts w:hint="eastAsia" w:asciiTheme="minorEastAsia" w:hAnsiTheme="minorEastAsia"/>
          <w:sz w:val="24"/>
          <w:szCs w:val="24"/>
        </w:rPr>
        <w:t>确定本公司的检测能力或按照预定的要求</w:t>
      </w:r>
      <w:r>
        <w:rPr>
          <w:rFonts w:hint="eastAsia" w:asciiTheme="minorEastAsia" w:hAnsiTheme="minorEastAsia"/>
          <w:sz w:val="24"/>
          <w:szCs w:val="24"/>
          <w:lang w:eastAsia="zh-CN"/>
        </w:rPr>
        <w:t>，</w:t>
      </w:r>
      <w:r>
        <w:rPr>
          <w:rFonts w:hint="eastAsia" w:asciiTheme="minorEastAsia" w:hAnsiTheme="minorEastAsia"/>
          <w:sz w:val="24"/>
          <w:szCs w:val="24"/>
        </w:rPr>
        <w:t>通过评审本公司的整体运作对实验室能力进行评价</w:t>
      </w:r>
      <w:r>
        <w:rPr>
          <w:rFonts w:hint="eastAsia" w:asciiTheme="minorEastAsia" w:hAnsiTheme="minorEastAsia"/>
          <w:sz w:val="24"/>
          <w:szCs w:val="24"/>
          <w:lang w:eastAsia="zh-CN"/>
        </w:rPr>
        <w:t>。</w:t>
      </w:r>
      <w:r>
        <w:rPr>
          <w:rFonts w:hint="eastAsia" w:asciiTheme="minorEastAsia" w:hAnsiTheme="minorEastAsia"/>
          <w:sz w:val="24"/>
          <w:szCs w:val="24"/>
        </w:rPr>
        <w:t>采取适宜的措施控制检测质量</w:t>
      </w:r>
      <w:r>
        <w:rPr>
          <w:rFonts w:hint="eastAsia" w:asciiTheme="minorEastAsia" w:hAnsiTheme="minorEastAsia"/>
          <w:sz w:val="24"/>
          <w:szCs w:val="24"/>
          <w:lang w:eastAsia="zh-CN"/>
        </w:rPr>
        <w:t>，</w:t>
      </w:r>
      <w:r>
        <w:rPr>
          <w:rFonts w:hint="eastAsia" w:asciiTheme="minorEastAsia" w:hAnsiTheme="minorEastAsia"/>
          <w:sz w:val="24"/>
          <w:szCs w:val="24"/>
          <w:lang w:val="en-US" w:eastAsia="zh-CN"/>
        </w:rPr>
        <w:t>使</w:t>
      </w:r>
      <w:r>
        <w:rPr>
          <w:rFonts w:hint="eastAsia" w:asciiTheme="minorEastAsia" w:hAnsiTheme="minorEastAsia"/>
          <w:sz w:val="24"/>
          <w:szCs w:val="24"/>
        </w:rPr>
        <w:t>本公司的检测数据具有良好的准确度和可信度</w:t>
      </w:r>
      <w:r>
        <w:rPr>
          <w:rFonts w:hint="eastAsia" w:asciiTheme="minorEastAsia" w:hAnsiTheme="minorEastAsia"/>
          <w:sz w:val="24"/>
          <w:szCs w:val="24"/>
          <w:lang w:eastAsia="zh-CN"/>
        </w:rPr>
        <w:t>。</w:t>
      </w:r>
    </w:p>
    <w:p w14:paraId="4E18CDA5">
      <w:pPr>
        <w:pStyle w:val="6"/>
        <w:keepNext w:val="0"/>
        <w:keepLines w:val="0"/>
        <w:pageBreakBefore w:val="0"/>
        <w:widowControl w:val="0"/>
        <w:kinsoku/>
        <w:wordWrap/>
        <w:overflowPunct/>
        <w:topLinePunct w:val="0"/>
        <w:autoSpaceDE/>
        <w:autoSpaceDN/>
        <w:bidi w:val="0"/>
        <w:adjustRightInd/>
        <w:snapToGrid/>
        <w:spacing w:line="440" w:lineRule="atLeast"/>
        <w:ind w:left="562" w:right="0" w:rightChars="0" w:hanging="480" w:hangingChars="200"/>
        <w:jc w:val="both"/>
        <w:textAlignment w:val="auto"/>
        <w:outlineLvl w:val="9"/>
        <w:rPr>
          <w:rFonts w:hint="eastAsia" w:asciiTheme="minorEastAsia" w:hAnsiTheme="minorEastAsia"/>
          <w:sz w:val="24"/>
          <w:szCs w:val="24"/>
        </w:rPr>
      </w:pPr>
    </w:p>
    <w:p w14:paraId="19E9A0CB">
      <w:pPr>
        <w:pStyle w:val="6"/>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562" w:leftChars="0" w:right="0" w:rightChars="0" w:hanging="562" w:hangingChars="200"/>
        <w:jc w:val="both"/>
        <w:textAlignment w:val="auto"/>
        <w:outlineLvl w:val="0"/>
        <w:rPr>
          <w:rFonts w:asciiTheme="minorEastAsia" w:hAnsiTheme="minorEastAsia"/>
          <w:b/>
          <w:sz w:val="28"/>
          <w:szCs w:val="28"/>
        </w:rPr>
      </w:pPr>
      <w:r>
        <w:rPr>
          <w:rFonts w:hint="eastAsia" w:asciiTheme="minorEastAsia" w:hAnsiTheme="minorEastAsia"/>
          <w:b/>
          <w:sz w:val="28"/>
          <w:szCs w:val="28"/>
          <w:lang w:val="en-US" w:eastAsia="zh-CN"/>
        </w:rPr>
        <w:t>2.</w:t>
      </w:r>
      <w:r>
        <w:rPr>
          <w:rFonts w:hint="eastAsia" w:asciiTheme="minorEastAsia" w:hAnsiTheme="minorEastAsia"/>
          <w:b/>
          <w:sz w:val="28"/>
          <w:szCs w:val="28"/>
        </w:rPr>
        <w:t>范围</w:t>
      </w:r>
    </w:p>
    <w:p w14:paraId="347B1D0B">
      <w:pPr>
        <w:pStyle w:val="6"/>
        <w:keepNext w:val="0"/>
        <w:keepLines w:val="0"/>
        <w:pageBreakBefore w:val="0"/>
        <w:widowControl w:val="0"/>
        <w:kinsoku/>
        <w:wordWrap/>
        <w:overflowPunct/>
        <w:topLinePunct w:val="0"/>
        <w:autoSpaceDE/>
        <w:autoSpaceDN/>
        <w:bidi w:val="0"/>
        <w:adjustRightInd/>
        <w:snapToGrid/>
        <w:spacing w:line="440" w:lineRule="atLeast"/>
        <w:ind w:left="0" w:right="0" w:rightChars="0" w:firstLine="480" w:firstLineChars="2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适用于本公司内部的各项质量监控活动，参加认可委组织的能力验证和实验室间比对监控活动。</w:t>
      </w:r>
    </w:p>
    <w:p w14:paraId="0022F0B0">
      <w:pPr>
        <w:pStyle w:val="6"/>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562" w:leftChars="0" w:right="0" w:rightChars="0" w:hanging="562" w:hangingChars="200"/>
        <w:jc w:val="both"/>
        <w:textAlignment w:val="auto"/>
        <w:outlineLvl w:val="9"/>
        <w:rPr>
          <w:rFonts w:hint="eastAsia" w:asciiTheme="minorEastAsia" w:hAnsiTheme="minorEastAsia"/>
          <w:b/>
          <w:sz w:val="28"/>
          <w:szCs w:val="28"/>
          <w:lang w:val="en-US" w:eastAsia="zh-CN"/>
        </w:rPr>
      </w:pPr>
    </w:p>
    <w:p w14:paraId="1D1238C8">
      <w:pPr>
        <w:pStyle w:val="6"/>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562" w:leftChars="0" w:right="0" w:rightChars="0" w:hanging="562" w:hangingChars="200"/>
        <w:jc w:val="both"/>
        <w:textAlignment w:val="auto"/>
        <w:outlineLvl w:val="0"/>
        <w:rPr>
          <w:rFonts w:asciiTheme="minorEastAsia" w:hAnsiTheme="minorEastAsia"/>
          <w:b/>
          <w:sz w:val="28"/>
          <w:szCs w:val="28"/>
        </w:rPr>
      </w:pPr>
      <w:r>
        <w:rPr>
          <w:rFonts w:hint="eastAsia" w:asciiTheme="minorEastAsia" w:hAnsiTheme="minorEastAsia"/>
          <w:b/>
          <w:sz w:val="28"/>
          <w:szCs w:val="28"/>
          <w:lang w:val="en-US" w:eastAsia="zh-CN"/>
        </w:rPr>
        <w:t>3.</w:t>
      </w:r>
      <w:r>
        <w:rPr>
          <w:rFonts w:hint="eastAsia" w:asciiTheme="minorEastAsia" w:hAnsiTheme="minorEastAsia"/>
          <w:b/>
          <w:sz w:val="28"/>
          <w:szCs w:val="28"/>
        </w:rPr>
        <w:t>职责</w:t>
      </w:r>
    </w:p>
    <w:p w14:paraId="630080D3">
      <w:pPr>
        <w:keepNext w:val="0"/>
        <w:keepLines w:val="0"/>
        <w:pageBreakBefore w:val="0"/>
        <w:widowControl w:val="0"/>
        <w:kinsoku/>
        <w:wordWrap/>
        <w:overflowPunct/>
        <w:topLinePunct w:val="0"/>
        <w:autoSpaceDE/>
        <w:autoSpaceDN/>
        <w:bidi w:val="0"/>
        <w:adjustRightInd/>
        <w:snapToGrid/>
        <w:spacing w:line="440" w:lineRule="atLeast"/>
        <w:ind w:left="562" w:right="0" w:rightChars="0" w:hanging="482" w:hangingChars="200"/>
        <w:jc w:val="both"/>
        <w:textAlignment w:val="auto"/>
        <w:outlineLvl w:val="1"/>
        <w:rPr>
          <w:rFonts w:hint="eastAsia" w:asciiTheme="minorEastAsia" w:hAnsiTheme="minorEastAsia"/>
          <w:b/>
          <w:bCs/>
          <w:sz w:val="24"/>
          <w:szCs w:val="24"/>
          <w:lang w:val="en-US" w:eastAsia="zh-CN"/>
        </w:rPr>
      </w:pPr>
      <w:r>
        <w:rPr>
          <w:rFonts w:hint="eastAsia" w:asciiTheme="minorEastAsia" w:hAnsiTheme="minorEastAsia"/>
          <w:b/>
          <w:bCs/>
          <w:sz w:val="24"/>
          <w:szCs w:val="24"/>
        </w:rPr>
        <w:t>3.1</w:t>
      </w:r>
      <w:r>
        <w:rPr>
          <w:rFonts w:hint="eastAsia" w:asciiTheme="minorEastAsia" w:hAnsiTheme="minorEastAsia"/>
          <w:b/>
          <w:bCs/>
          <w:sz w:val="24"/>
          <w:szCs w:val="24"/>
          <w:lang w:val="en-US" w:eastAsia="zh-CN"/>
        </w:rPr>
        <w:t xml:space="preserve"> </w:t>
      </w:r>
      <w:r>
        <w:rPr>
          <w:rFonts w:hint="eastAsia" w:asciiTheme="minorEastAsia" w:hAnsiTheme="minorEastAsia"/>
          <w:b/>
          <w:bCs/>
          <w:sz w:val="24"/>
          <w:szCs w:val="24"/>
        </w:rPr>
        <w:t>实验室主任</w:t>
      </w:r>
    </w:p>
    <w:p w14:paraId="33596719">
      <w:pPr>
        <w:keepNext w:val="0"/>
        <w:keepLines w:val="0"/>
        <w:pageBreakBefore w:val="0"/>
        <w:widowControl w:val="0"/>
        <w:kinsoku/>
        <w:wordWrap/>
        <w:overflowPunct/>
        <w:topLinePunct w:val="0"/>
        <w:autoSpaceDE/>
        <w:autoSpaceDN/>
        <w:bidi w:val="0"/>
        <w:adjustRightInd/>
        <w:snapToGrid/>
        <w:spacing w:line="440" w:lineRule="atLeast"/>
        <w:ind w:left="562" w:right="0" w:rightChars="0" w:hanging="480" w:hangingChars="200"/>
        <w:jc w:val="both"/>
        <w:textAlignment w:val="auto"/>
        <w:outlineLvl w:val="9"/>
        <w:rPr>
          <w:rFonts w:asciiTheme="minorEastAsia" w:hAnsiTheme="minorEastAsia"/>
          <w:sz w:val="24"/>
          <w:szCs w:val="24"/>
        </w:rPr>
      </w:pPr>
      <w:r>
        <w:rPr>
          <w:rFonts w:hint="eastAsia" w:asciiTheme="minorEastAsia" w:hAnsiTheme="minorEastAsia"/>
          <w:sz w:val="24"/>
          <w:szCs w:val="24"/>
        </w:rPr>
        <w:t>3.1.1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负责批准内部年度质量监控计划，能力验证计划和实验室间比对计划；</w:t>
      </w:r>
    </w:p>
    <w:p w14:paraId="2197492E">
      <w:pPr>
        <w:keepNext w:val="0"/>
        <w:keepLines w:val="0"/>
        <w:pageBreakBefore w:val="0"/>
        <w:widowControl w:val="0"/>
        <w:kinsoku/>
        <w:wordWrap/>
        <w:overflowPunct/>
        <w:topLinePunct w:val="0"/>
        <w:autoSpaceDE/>
        <w:autoSpaceDN/>
        <w:bidi w:val="0"/>
        <w:adjustRightInd/>
        <w:snapToGrid/>
        <w:spacing w:line="440" w:lineRule="atLeast"/>
        <w:ind w:left="562" w:right="0" w:rightChars="0" w:hanging="480" w:hangingChars="200"/>
        <w:jc w:val="both"/>
        <w:textAlignment w:val="auto"/>
        <w:outlineLvl w:val="9"/>
        <w:rPr>
          <w:rFonts w:asciiTheme="minorEastAsia" w:hAnsiTheme="minorEastAsia"/>
          <w:sz w:val="24"/>
          <w:szCs w:val="24"/>
        </w:rPr>
      </w:pPr>
      <w:r>
        <w:rPr>
          <w:rFonts w:hint="eastAsia" w:asciiTheme="minorEastAsia" w:hAnsiTheme="minorEastAsia"/>
          <w:sz w:val="24"/>
          <w:szCs w:val="24"/>
        </w:rPr>
        <w:t>3.1.2</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组织实施检测有限公司比对、能力验证活动；</w:t>
      </w:r>
    </w:p>
    <w:p w14:paraId="629622C7">
      <w:pPr>
        <w:keepNext w:val="0"/>
        <w:keepLines w:val="0"/>
        <w:pageBreakBefore w:val="0"/>
        <w:widowControl w:val="0"/>
        <w:kinsoku/>
        <w:wordWrap/>
        <w:overflowPunct/>
        <w:topLinePunct w:val="0"/>
        <w:autoSpaceDE/>
        <w:autoSpaceDN/>
        <w:bidi w:val="0"/>
        <w:adjustRightInd/>
        <w:snapToGrid/>
        <w:spacing w:line="440" w:lineRule="atLeast"/>
        <w:ind w:left="562" w:right="0" w:rightChars="0" w:hanging="482" w:hangingChars="200"/>
        <w:jc w:val="both"/>
        <w:textAlignment w:val="auto"/>
        <w:outlineLvl w:val="1"/>
        <w:rPr>
          <w:rFonts w:asciiTheme="minorEastAsia" w:hAnsiTheme="minorEastAsia"/>
          <w:b/>
          <w:bCs/>
          <w:sz w:val="24"/>
          <w:szCs w:val="24"/>
        </w:rPr>
      </w:pPr>
      <w:r>
        <w:rPr>
          <w:rFonts w:hint="eastAsia" w:asciiTheme="minorEastAsia" w:hAnsiTheme="minorEastAsia"/>
          <w:b/>
          <w:bCs/>
          <w:sz w:val="24"/>
          <w:szCs w:val="24"/>
        </w:rPr>
        <w:t>3.2</w:t>
      </w:r>
      <w:r>
        <w:rPr>
          <w:rFonts w:hint="eastAsia" w:asciiTheme="minorEastAsia" w:hAnsiTheme="minorEastAsia"/>
          <w:b/>
          <w:bCs/>
          <w:sz w:val="24"/>
          <w:szCs w:val="24"/>
          <w:lang w:val="en-US" w:eastAsia="zh-CN"/>
        </w:rPr>
        <w:t xml:space="preserve"> </w:t>
      </w:r>
      <w:r>
        <w:rPr>
          <w:rFonts w:hint="eastAsia" w:asciiTheme="minorEastAsia" w:hAnsiTheme="minorEastAsia"/>
          <w:b/>
          <w:bCs/>
          <w:sz w:val="24"/>
          <w:szCs w:val="24"/>
        </w:rPr>
        <w:t>技术负责人</w:t>
      </w:r>
    </w:p>
    <w:p w14:paraId="6637910F">
      <w:pPr>
        <w:keepNext w:val="0"/>
        <w:keepLines w:val="0"/>
        <w:pageBreakBefore w:val="0"/>
        <w:widowControl w:val="0"/>
        <w:kinsoku/>
        <w:wordWrap/>
        <w:overflowPunct/>
        <w:topLinePunct w:val="0"/>
        <w:autoSpaceDE/>
        <w:autoSpaceDN/>
        <w:bidi w:val="0"/>
        <w:adjustRightInd/>
        <w:snapToGrid/>
        <w:spacing w:line="440" w:lineRule="atLeast"/>
        <w:ind w:left="562" w:right="0" w:rightChars="0" w:hanging="480" w:hangingChars="200"/>
        <w:jc w:val="both"/>
        <w:textAlignment w:val="auto"/>
        <w:outlineLvl w:val="9"/>
        <w:rPr>
          <w:rFonts w:asciiTheme="minorEastAsia" w:hAnsiTheme="minorEastAsia"/>
          <w:sz w:val="24"/>
          <w:szCs w:val="24"/>
        </w:rPr>
      </w:pPr>
      <w:r>
        <w:rPr>
          <w:rFonts w:hint="eastAsia" w:asciiTheme="minorEastAsia" w:hAnsiTheme="minorEastAsia"/>
          <w:sz w:val="24"/>
          <w:szCs w:val="24"/>
        </w:rPr>
        <w:t>3.2.1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制定能力验证计划，内部质量监控计划和实验室间比对计划并组织实施。</w:t>
      </w:r>
    </w:p>
    <w:p w14:paraId="3DDA6540">
      <w:pPr>
        <w:keepNext w:val="0"/>
        <w:keepLines w:val="0"/>
        <w:pageBreakBefore w:val="0"/>
        <w:widowControl w:val="0"/>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asciiTheme="minorEastAsia" w:hAnsiTheme="minorEastAsia"/>
          <w:sz w:val="24"/>
          <w:szCs w:val="24"/>
        </w:rPr>
      </w:pPr>
      <w:r>
        <w:rPr>
          <w:rFonts w:hint="eastAsia" w:asciiTheme="minorEastAsia" w:hAnsiTheme="minorEastAsia"/>
          <w:sz w:val="24"/>
          <w:szCs w:val="24"/>
        </w:rPr>
        <w:t>3.</w:t>
      </w:r>
      <w:r>
        <w:rPr>
          <w:rFonts w:hint="eastAsia" w:asciiTheme="minorEastAsia" w:hAnsiTheme="minorEastAsia"/>
          <w:sz w:val="24"/>
          <w:szCs w:val="24"/>
          <w:lang w:val="en-US" w:eastAsia="zh-CN"/>
        </w:rPr>
        <w:t>2</w:t>
      </w:r>
      <w:r>
        <w:rPr>
          <w:rFonts w:hint="eastAsia" w:asciiTheme="minorEastAsia" w:hAnsiTheme="minorEastAsia"/>
          <w:sz w:val="24"/>
          <w:szCs w:val="24"/>
        </w:rPr>
        <w:t>.</w:t>
      </w:r>
      <w:r>
        <w:rPr>
          <w:rFonts w:hint="eastAsia" w:asciiTheme="minorEastAsia" w:hAnsiTheme="minorEastAsia"/>
          <w:sz w:val="24"/>
          <w:szCs w:val="24"/>
          <w:lang w:val="en-US" w:eastAsia="zh-CN"/>
        </w:rPr>
        <w:t xml:space="preserve">2 </w:t>
      </w:r>
      <w:r>
        <w:rPr>
          <w:rFonts w:hint="eastAsia" w:asciiTheme="minorEastAsia" w:hAnsiTheme="minorEastAsia"/>
          <w:sz w:val="24"/>
          <w:szCs w:val="24"/>
        </w:rPr>
        <w:t>落实经批准的内部质量监控计划及负责组织本部检测人员参加能力验证和实验室间比对计划。</w:t>
      </w:r>
    </w:p>
    <w:p w14:paraId="2364F611">
      <w:pPr>
        <w:keepNext w:val="0"/>
        <w:keepLines w:val="0"/>
        <w:pageBreakBefore w:val="0"/>
        <w:widowControl w:val="0"/>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1"/>
        <w:rPr>
          <w:rFonts w:asciiTheme="minorEastAsia" w:hAnsiTheme="minorEastAsia"/>
          <w:b/>
          <w:bCs/>
          <w:sz w:val="24"/>
          <w:szCs w:val="24"/>
        </w:rPr>
      </w:pPr>
      <w:r>
        <w:rPr>
          <w:rFonts w:hint="eastAsia" w:asciiTheme="minorEastAsia" w:hAnsiTheme="minorEastAsia"/>
          <w:b/>
          <w:bCs/>
          <w:sz w:val="24"/>
          <w:szCs w:val="24"/>
        </w:rPr>
        <w:t>3.</w:t>
      </w:r>
      <w:r>
        <w:rPr>
          <w:rFonts w:hint="eastAsia" w:asciiTheme="minorEastAsia" w:hAnsiTheme="minorEastAsia"/>
          <w:b/>
          <w:bCs/>
          <w:sz w:val="24"/>
          <w:szCs w:val="24"/>
          <w:lang w:val="en-US" w:eastAsia="zh-CN"/>
        </w:rPr>
        <w:t xml:space="preserve">3 </w:t>
      </w:r>
      <w:r>
        <w:rPr>
          <w:rFonts w:hint="eastAsia" w:asciiTheme="minorEastAsia" w:hAnsiTheme="minorEastAsia"/>
          <w:b/>
          <w:bCs/>
          <w:sz w:val="24"/>
          <w:szCs w:val="24"/>
        </w:rPr>
        <w:t>监督员</w:t>
      </w:r>
    </w:p>
    <w:p w14:paraId="1B250C6E">
      <w:pPr>
        <w:keepNext w:val="0"/>
        <w:keepLines w:val="0"/>
        <w:pageBreakBefore w:val="0"/>
        <w:widowControl w:val="0"/>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3.</w:t>
      </w:r>
      <w:r>
        <w:rPr>
          <w:rFonts w:hint="eastAsia" w:asciiTheme="minorEastAsia" w:hAnsiTheme="minorEastAsia"/>
          <w:sz w:val="24"/>
          <w:szCs w:val="24"/>
          <w:lang w:val="en-US" w:eastAsia="zh-CN"/>
        </w:rPr>
        <w:t>3</w:t>
      </w:r>
      <w:r>
        <w:rPr>
          <w:rFonts w:hint="eastAsia" w:asciiTheme="minorEastAsia" w:hAnsiTheme="minorEastAsia"/>
          <w:sz w:val="24"/>
          <w:szCs w:val="24"/>
        </w:rPr>
        <w:t>.1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对能力验证计划，内部质量监控计划和实验室间比对计划的实施情况进行监督。</w:t>
      </w:r>
    </w:p>
    <w:p w14:paraId="72F24979">
      <w:pPr>
        <w:keepNext w:val="0"/>
        <w:keepLines w:val="0"/>
        <w:pageBreakBefore w:val="0"/>
        <w:widowControl w:val="0"/>
        <w:kinsoku/>
        <w:wordWrap/>
        <w:overflowPunct/>
        <w:topLinePunct w:val="0"/>
        <w:autoSpaceDE/>
        <w:autoSpaceDN/>
        <w:bidi w:val="0"/>
        <w:adjustRightInd/>
        <w:snapToGrid/>
        <w:spacing w:line="440" w:lineRule="atLeast"/>
        <w:ind w:left="562" w:right="0" w:rightChars="0" w:hanging="480" w:hangingChars="200"/>
        <w:jc w:val="both"/>
        <w:textAlignment w:val="auto"/>
        <w:outlineLvl w:val="9"/>
        <w:rPr>
          <w:rFonts w:hint="eastAsia" w:asciiTheme="minorEastAsia" w:hAnsiTheme="minorEastAsia"/>
          <w:sz w:val="24"/>
          <w:szCs w:val="24"/>
        </w:rPr>
      </w:pPr>
    </w:p>
    <w:p w14:paraId="6BFE84F9">
      <w:pPr>
        <w:keepNext w:val="0"/>
        <w:keepLines w:val="0"/>
        <w:pageBreakBefore w:val="0"/>
        <w:widowControl w:val="0"/>
        <w:kinsoku/>
        <w:wordWrap/>
        <w:overflowPunct/>
        <w:topLinePunct w:val="0"/>
        <w:autoSpaceDE/>
        <w:autoSpaceDN/>
        <w:bidi w:val="0"/>
        <w:adjustRightInd/>
        <w:snapToGrid/>
        <w:spacing w:line="440" w:lineRule="atLeast"/>
        <w:ind w:left="562" w:right="0" w:rightChars="0" w:hanging="562" w:hangingChars="200"/>
        <w:jc w:val="both"/>
        <w:textAlignment w:val="auto"/>
        <w:outlineLvl w:val="0"/>
        <w:rPr>
          <w:rFonts w:asciiTheme="minorEastAsia" w:hAnsiTheme="minorEastAsia"/>
          <w:b/>
          <w:sz w:val="28"/>
          <w:szCs w:val="28"/>
        </w:rPr>
      </w:pPr>
      <w:r>
        <w:rPr>
          <w:rFonts w:hint="eastAsia" w:asciiTheme="minorEastAsia" w:hAnsiTheme="minorEastAsia"/>
          <w:b/>
          <w:sz w:val="28"/>
          <w:szCs w:val="28"/>
        </w:rPr>
        <w:t>4.工作程序</w:t>
      </w:r>
    </w:p>
    <w:p w14:paraId="063D3C65">
      <w:pPr>
        <w:keepNext w:val="0"/>
        <w:keepLines w:val="0"/>
        <w:pageBreakBefore w:val="0"/>
        <w:widowControl w:val="0"/>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1"/>
        <w:rPr>
          <w:rFonts w:hint="default" w:asciiTheme="minorEastAsia" w:hAnsiTheme="minorEastAsia"/>
          <w:b/>
          <w:bCs/>
          <w:sz w:val="24"/>
          <w:szCs w:val="24"/>
          <w:lang w:val="en-US" w:eastAsia="zh-CN"/>
        </w:rPr>
      </w:pPr>
      <w:r>
        <w:rPr>
          <w:rFonts w:hint="eastAsia" w:asciiTheme="minorEastAsia" w:hAnsiTheme="minorEastAsia"/>
          <w:b/>
          <w:bCs/>
          <w:sz w:val="24"/>
          <w:szCs w:val="24"/>
        </w:rPr>
        <w:t>4.1</w:t>
      </w:r>
      <w:r>
        <w:rPr>
          <w:rFonts w:hint="eastAsia" w:asciiTheme="minorEastAsia" w:hAnsiTheme="minorEastAsia"/>
          <w:b/>
          <w:bCs/>
          <w:sz w:val="24"/>
          <w:szCs w:val="24"/>
          <w:lang w:val="en-US" w:eastAsia="zh-CN"/>
        </w:rPr>
        <w:t xml:space="preserve"> 质量监控计划内容与要求</w:t>
      </w:r>
    </w:p>
    <w:p w14:paraId="571F4DFB">
      <w:pPr>
        <w:keepNext w:val="0"/>
        <w:keepLines w:val="0"/>
        <w:pageBreakBefore w:val="0"/>
        <w:widowControl w:val="0"/>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4.1.</w:t>
      </w:r>
      <w:r>
        <w:rPr>
          <w:rFonts w:hint="eastAsia" w:asciiTheme="minorEastAsia" w:hAnsiTheme="minorEastAsia"/>
          <w:sz w:val="24"/>
          <w:szCs w:val="24"/>
          <w:lang w:val="en-US" w:eastAsia="zh-CN"/>
        </w:rPr>
        <w:t xml:space="preserve">1 </w:t>
      </w:r>
      <w:r>
        <w:rPr>
          <w:rFonts w:hint="eastAsia" w:asciiTheme="minorEastAsia" w:hAnsiTheme="minorEastAsia"/>
          <w:sz w:val="24"/>
          <w:szCs w:val="24"/>
        </w:rPr>
        <w:t>本公司的质量监控计划包括《内部质量监控计划》、《能力验证计划》和《实验室间比对计划》。根据标准物质的来源情况、检测的特性和范围以及本检测有限公司人员的情况来制定《内部质量监控计划》，该计划须包括可疑结果的判断准则。</w:t>
      </w:r>
    </w:p>
    <w:p w14:paraId="5DE656E8">
      <w:pPr>
        <w:keepNext w:val="0"/>
        <w:keepLines w:val="0"/>
        <w:pageBreakBefore w:val="0"/>
        <w:widowControl w:val="0"/>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4.1.</w:t>
      </w:r>
      <w:r>
        <w:rPr>
          <w:rFonts w:hint="eastAsia" w:asciiTheme="minorEastAsia" w:hAnsiTheme="minorEastAsia"/>
          <w:sz w:val="24"/>
          <w:szCs w:val="24"/>
          <w:lang w:val="en-US" w:eastAsia="zh-CN"/>
        </w:rPr>
        <w:t xml:space="preserve">2 </w:t>
      </w:r>
      <w:r>
        <w:rPr>
          <w:rFonts w:hint="eastAsia" w:asciiTheme="minorEastAsia" w:hAnsiTheme="minorEastAsia"/>
          <w:sz w:val="24"/>
          <w:szCs w:val="24"/>
        </w:rPr>
        <w:t>内部质量控制计划所采用的技术可包括，但不限于</w:t>
      </w:r>
      <w:r>
        <w:rPr>
          <w:rFonts w:hint="eastAsia" w:asciiTheme="minorEastAsia" w:hAnsiTheme="minorEastAsia"/>
          <w:sz w:val="24"/>
          <w:szCs w:val="24"/>
          <w:lang w:eastAsia="zh-CN"/>
        </w:rPr>
        <w:t>：</w:t>
      </w:r>
    </w:p>
    <w:p w14:paraId="6DDBE974">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4.1.1.1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在日常分析检测过程中使用有证标准物质或次级标准物质进行结果核查</w:t>
      </w:r>
      <w:r>
        <w:rPr>
          <w:rFonts w:hint="eastAsia" w:asciiTheme="minorEastAsia" w:hAnsiTheme="minorEastAsia"/>
          <w:sz w:val="24"/>
          <w:szCs w:val="24"/>
          <w:lang w:eastAsia="zh-CN"/>
        </w:rPr>
        <w:t>；</w:t>
      </w:r>
    </w:p>
    <w:p w14:paraId="768930A3">
      <w:pPr>
        <w:keepNext w:val="0"/>
        <w:keepLines w:val="0"/>
        <w:pageBreakBefore w:val="0"/>
        <w:widowControl w:val="0"/>
        <w:kinsoku/>
        <w:wordWrap/>
        <w:overflowPunct/>
        <w:topLinePunct w:val="0"/>
        <w:bidi w:val="0"/>
        <w:snapToGrid/>
        <w:spacing w:line="440" w:lineRule="atLeast"/>
        <w:ind w:left="477" w:leftChars="104" w:hanging="259" w:hangingChars="108"/>
        <w:jc w:val="left"/>
        <w:textAlignment w:val="auto"/>
        <w:rPr>
          <w:rFonts w:hint="eastAsia" w:ascii="黑体" w:hAnsi="黑体" w:eastAsia="黑体" w:cs="黑体"/>
          <w:sz w:val="24"/>
          <w:szCs w:val="24"/>
          <w:u w:val="single"/>
          <w:lang w:val="en-US" w:eastAsia="zh-CN"/>
        </w:rPr>
      </w:pPr>
      <w:r>
        <w:rPr>
          <w:rFonts w:hint="eastAsia" w:asciiTheme="minorEastAsia" w:hAnsiTheme="minorEastAsia"/>
          <w:sz w:val="24"/>
          <w:szCs w:val="24"/>
        </w:rPr>
        <w:t>4.1.1.2</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由同一操作人员对保留样品进行重复检测；</w:t>
      </w:r>
    </w:p>
    <w:p w14:paraId="6D1FF06C">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4.1.1.3</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由两个以上人员对保留样品进行重复检测；</w:t>
      </w:r>
    </w:p>
    <w:p w14:paraId="4C43B99C">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hint="eastAsia" w:asciiTheme="minorEastAsia" w:hAnsiTheme="minorEastAsia" w:eastAsiaTheme="minorEastAsia"/>
          <w:color w:val="auto"/>
          <w:sz w:val="24"/>
          <w:szCs w:val="24"/>
          <w:lang w:val="en-US" w:eastAsia="zh-CN"/>
        </w:rPr>
      </w:pPr>
      <w:r>
        <w:rPr>
          <w:rFonts w:hint="eastAsia" w:asciiTheme="minorEastAsia" w:hAnsiTheme="minorEastAsia"/>
          <w:color w:val="auto"/>
          <w:sz w:val="24"/>
          <w:szCs w:val="24"/>
        </w:rPr>
        <w:t>4.1.1.4</w:t>
      </w:r>
      <w:r>
        <w:rPr>
          <w:rFonts w:hint="eastAsia" w:asciiTheme="minorEastAsia" w:hAnsiTheme="minorEastAsia"/>
          <w:color w:val="auto"/>
          <w:sz w:val="24"/>
          <w:szCs w:val="24"/>
          <w:lang w:val="en-US" w:eastAsia="zh-CN"/>
        </w:rPr>
        <w:t xml:space="preserve"> </w:t>
      </w:r>
      <w:r>
        <w:rPr>
          <w:rFonts w:hint="eastAsia" w:asciiTheme="minorEastAsia" w:hAnsiTheme="minorEastAsia"/>
          <w:color w:val="auto"/>
          <w:sz w:val="24"/>
          <w:szCs w:val="24"/>
        </w:rPr>
        <w:t>使用不同分析方法（技术）或同一型号的不同仪器对同一样品进行检测等。</w:t>
      </w:r>
      <w:r>
        <w:rPr>
          <w:rFonts w:hint="eastAsia" w:asciiTheme="minorEastAsia" w:hAnsiTheme="minorEastAsia"/>
          <w:color w:val="auto"/>
          <w:sz w:val="24"/>
          <w:szCs w:val="24"/>
          <w:lang w:val="en-US" w:eastAsia="zh-CN"/>
        </w:rPr>
        <w:t>包括：</w:t>
      </w:r>
    </w:p>
    <w:p w14:paraId="7416004A">
      <w:pPr>
        <w:pStyle w:val="7"/>
        <w:keepNext w:val="0"/>
        <w:keepLines w:val="0"/>
        <w:pageBreakBefore w:val="0"/>
        <w:widowControl w:val="0"/>
        <w:kinsoku/>
        <w:wordWrap/>
        <w:overflowPunct/>
        <w:topLinePunct w:val="0"/>
        <w:bidi w:val="0"/>
        <w:snapToGrid/>
        <w:spacing w:line="440" w:lineRule="atLeast"/>
        <w:ind w:left="459" w:leftChars="200" w:hanging="39" w:hangingChars="17"/>
        <w:textAlignment w:val="auto"/>
        <w:rPr>
          <w:rFonts w:ascii="Times New Roman" w:hAnsi="Times New Roman" w:cs="宋体"/>
          <w:color w:val="auto"/>
          <w:sz w:val="23"/>
          <w:szCs w:val="23"/>
        </w:rPr>
      </w:pPr>
      <w:r>
        <w:rPr>
          <w:rFonts w:ascii="Times New Roman" w:hAnsi="Times New Roman"/>
          <w:color w:val="auto"/>
          <w:sz w:val="23"/>
          <w:szCs w:val="23"/>
        </w:rPr>
        <w:t xml:space="preserve">a) </w:t>
      </w:r>
      <w:r>
        <w:rPr>
          <w:rFonts w:ascii="Times New Roman" w:hAnsi="Times New Roman" w:cs="宋体"/>
          <w:color w:val="auto"/>
          <w:sz w:val="23"/>
          <w:szCs w:val="23"/>
        </w:rPr>
        <w:t>使用标准物质或质量控制物质；</w:t>
      </w:r>
    </w:p>
    <w:p w14:paraId="0A508511">
      <w:pPr>
        <w:pStyle w:val="7"/>
        <w:keepNext w:val="0"/>
        <w:keepLines w:val="0"/>
        <w:pageBreakBefore w:val="0"/>
        <w:widowControl w:val="0"/>
        <w:kinsoku/>
        <w:wordWrap/>
        <w:overflowPunct/>
        <w:topLinePunct w:val="0"/>
        <w:bidi w:val="0"/>
        <w:snapToGrid/>
        <w:spacing w:line="440" w:lineRule="atLeast"/>
        <w:ind w:left="459" w:leftChars="200" w:hanging="39" w:hangingChars="17"/>
        <w:textAlignment w:val="auto"/>
        <w:rPr>
          <w:rFonts w:ascii="Times New Roman" w:hAnsi="Times New Roman" w:cs="宋体"/>
          <w:color w:val="auto"/>
          <w:sz w:val="23"/>
          <w:szCs w:val="23"/>
        </w:rPr>
      </w:pPr>
      <w:r>
        <w:rPr>
          <w:rFonts w:ascii="Times New Roman" w:hAnsi="Times New Roman"/>
          <w:color w:val="auto"/>
          <w:sz w:val="23"/>
          <w:szCs w:val="23"/>
        </w:rPr>
        <w:t xml:space="preserve">b) </w:t>
      </w:r>
      <w:r>
        <w:rPr>
          <w:rFonts w:ascii="Times New Roman" w:hAnsi="Times New Roman" w:cs="宋体"/>
          <w:color w:val="auto"/>
          <w:sz w:val="23"/>
          <w:szCs w:val="23"/>
        </w:rPr>
        <w:t>使用其他已校准能够提供可溯源结果的仪器；</w:t>
      </w:r>
    </w:p>
    <w:p w14:paraId="7C02422B">
      <w:pPr>
        <w:pStyle w:val="7"/>
        <w:keepNext w:val="0"/>
        <w:keepLines w:val="0"/>
        <w:pageBreakBefore w:val="0"/>
        <w:widowControl w:val="0"/>
        <w:kinsoku/>
        <w:wordWrap/>
        <w:overflowPunct/>
        <w:topLinePunct w:val="0"/>
        <w:bidi w:val="0"/>
        <w:snapToGrid/>
        <w:spacing w:line="440" w:lineRule="atLeast"/>
        <w:ind w:left="459" w:leftChars="200" w:hanging="39" w:hangingChars="17"/>
        <w:textAlignment w:val="auto"/>
        <w:rPr>
          <w:rFonts w:ascii="Times New Roman" w:hAnsi="Times New Roman" w:cs="宋体"/>
          <w:color w:val="auto"/>
          <w:sz w:val="23"/>
          <w:szCs w:val="23"/>
        </w:rPr>
      </w:pPr>
      <w:r>
        <w:rPr>
          <w:rFonts w:ascii="Times New Roman" w:hAnsi="Times New Roman"/>
          <w:color w:val="auto"/>
          <w:sz w:val="23"/>
          <w:szCs w:val="23"/>
        </w:rPr>
        <w:t xml:space="preserve">c) </w:t>
      </w:r>
      <w:r>
        <w:rPr>
          <w:rFonts w:ascii="Times New Roman" w:hAnsi="Times New Roman" w:cs="宋体"/>
          <w:color w:val="auto"/>
          <w:sz w:val="23"/>
          <w:szCs w:val="23"/>
        </w:rPr>
        <w:t>测量和检测设备的功能核查；</w:t>
      </w:r>
    </w:p>
    <w:p w14:paraId="7D38C5F3">
      <w:pPr>
        <w:pStyle w:val="7"/>
        <w:keepNext w:val="0"/>
        <w:keepLines w:val="0"/>
        <w:pageBreakBefore w:val="0"/>
        <w:widowControl w:val="0"/>
        <w:kinsoku/>
        <w:wordWrap/>
        <w:overflowPunct/>
        <w:topLinePunct w:val="0"/>
        <w:bidi w:val="0"/>
        <w:snapToGrid/>
        <w:spacing w:line="440" w:lineRule="atLeast"/>
        <w:ind w:left="459" w:leftChars="200" w:hanging="39" w:hangingChars="17"/>
        <w:textAlignment w:val="auto"/>
        <w:rPr>
          <w:rFonts w:ascii="Times New Roman" w:hAnsi="Times New Roman" w:cs="宋体"/>
          <w:color w:val="auto"/>
          <w:sz w:val="23"/>
          <w:szCs w:val="23"/>
        </w:rPr>
      </w:pPr>
      <w:r>
        <w:rPr>
          <w:rFonts w:ascii="Times New Roman" w:hAnsi="Times New Roman"/>
          <w:color w:val="auto"/>
          <w:sz w:val="23"/>
          <w:szCs w:val="23"/>
        </w:rPr>
        <w:t xml:space="preserve">d) </w:t>
      </w:r>
      <w:r>
        <w:rPr>
          <w:rFonts w:ascii="Times New Roman" w:hAnsi="Times New Roman" w:cs="宋体"/>
          <w:color w:val="auto"/>
          <w:sz w:val="23"/>
          <w:szCs w:val="23"/>
        </w:rPr>
        <w:t>适用时，使用核查或工作标准，并制作控制图；</w:t>
      </w:r>
    </w:p>
    <w:p w14:paraId="34F155AC">
      <w:pPr>
        <w:pStyle w:val="7"/>
        <w:keepNext w:val="0"/>
        <w:keepLines w:val="0"/>
        <w:pageBreakBefore w:val="0"/>
        <w:widowControl w:val="0"/>
        <w:kinsoku/>
        <w:wordWrap/>
        <w:overflowPunct/>
        <w:topLinePunct w:val="0"/>
        <w:bidi w:val="0"/>
        <w:snapToGrid/>
        <w:spacing w:line="440" w:lineRule="atLeast"/>
        <w:ind w:left="459" w:leftChars="200" w:hanging="39" w:hangingChars="17"/>
        <w:textAlignment w:val="auto"/>
        <w:rPr>
          <w:rFonts w:ascii="Times New Roman" w:hAnsi="Times New Roman" w:cs="宋体"/>
          <w:color w:val="auto"/>
          <w:sz w:val="23"/>
          <w:szCs w:val="23"/>
        </w:rPr>
      </w:pPr>
      <w:r>
        <w:rPr>
          <w:rFonts w:ascii="Times New Roman" w:hAnsi="Times New Roman"/>
          <w:color w:val="auto"/>
          <w:sz w:val="23"/>
          <w:szCs w:val="23"/>
        </w:rPr>
        <w:t xml:space="preserve">e) </w:t>
      </w:r>
      <w:r>
        <w:rPr>
          <w:rFonts w:ascii="Times New Roman" w:hAnsi="Times New Roman" w:cs="宋体"/>
          <w:color w:val="auto"/>
          <w:sz w:val="23"/>
          <w:szCs w:val="23"/>
        </w:rPr>
        <w:t>测量设备的期间核查；</w:t>
      </w:r>
    </w:p>
    <w:p w14:paraId="1C4B4DFB">
      <w:pPr>
        <w:pStyle w:val="7"/>
        <w:keepNext w:val="0"/>
        <w:keepLines w:val="0"/>
        <w:pageBreakBefore w:val="0"/>
        <w:widowControl w:val="0"/>
        <w:kinsoku/>
        <w:wordWrap/>
        <w:overflowPunct/>
        <w:topLinePunct w:val="0"/>
        <w:bidi w:val="0"/>
        <w:snapToGrid/>
        <w:spacing w:line="440" w:lineRule="atLeast"/>
        <w:ind w:left="459" w:leftChars="200" w:hanging="39" w:hangingChars="17"/>
        <w:textAlignment w:val="auto"/>
        <w:rPr>
          <w:rFonts w:ascii="Times New Roman" w:hAnsi="Times New Roman" w:cs="宋体"/>
          <w:color w:val="auto"/>
          <w:sz w:val="23"/>
          <w:szCs w:val="23"/>
        </w:rPr>
      </w:pPr>
      <w:r>
        <w:rPr>
          <w:rFonts w:ascii="Times New Roman" w:hAnsi="Times New Roman"/>
          <w:color w:val="auto"/>
          <w:sz w:val="23"/>
          <w:szCs w:val="23"/>
        </w:rPr>
        <w:t xml:space="preserve">f) </w:t>
      </w:r>
      <w:r>
        <w:rPr>
          <w:rFonts w:ascii="Times New Roman" w:hAnsi="Times New Roman" w:cs="宋体"/>
          <w:color w:val="auto"/>
          <w:sz w:val="23"/>
          <w:szCs w:val="23"/>
        </w:rPr>
        <w:t>使用相同或不同方法重复检测或校准；</w:t>
      </w:r>
    </w:p>
    <w:p w14:paraId="39C91E43">
      <w:pPr>
        <w:pStyle w:val="7"/>
        <w:keepNext w:val="0"/>
        <w:keepLines w:val="0"/>
        <w:pageBreakBefore w:val="0"/>
        <w:widowControl w:val="0"/>
        <w:kinsoku/>
        <w:wordWrap/>
        <w:overflowPunct/>
        <w:topLinePunct w:val="0"/>
        <w:bidi w:val="0"/>
        <w:snapToGrid/>
        <w:spacing w:line="440" w:lineRule="atLeast"/>
        <w:ind w:left="459" w:leftChars="200" w:hanging="39" w:hangingChars="17"/>
        <w:textAlignment w:val="auto"/>
        <w:rPr>
          <w:rFonts w:ascii="Times New Roman" w:hAnsi="Times New Roman" w:cs="宋体"/>
          <w:color w:val="auto"/>
          <w:sz w:val="23"/>
          <w:szCs w:val="23"/>
        </w:rPr>
      </w:pPr>
      <w:r>
        <w:rPr>
          <w:rFonts w:ascii="Times New Roman" w:hAnsi="Times New Roman"/>
          <w:color w:val="auto"/>
          <w:sz w:val="23"/>
          <w:szCs w:val="23"/>
        </w:rPr>
        <w:t xml:space="preserve">g) </w:t>
      </w:r>
      <w:r>
        <w:rPr>
          <w:rFonts w:ascii="Times New Roman" w:hAnsi="Times New Roman" w:cs="宋体"/>
          <w:color w:val="auto"/>
          <w:sz w:val="23"/>
          <w:szCs w:val="23"/>
        </w:rPr>
        <w:t>留存样品的重复检测或重复校准；</w:t>
      </w:r>
    </w:p>
    <w:p w14:paraId="76847A5B">
      <w:pPr>
        <w:pStyle w:val="7"/>
        <w:keepNext w:val="0"/>
        <w:keepLines w:val="0"/>
        <w:pageBreakBefore w:val="0"/>
        <w:widowControl w:val="0"/>
        <w:kinsoku/>
        <w:wordWrap/>
        <w:overflowPunct/>
        <w:topLinePunct w:val="0"/>
        <w:bidi w:val="0"/>
        <w:snapToGrid/>
        <w:spacing w:line="440" w:lineRule="atLeast"/>
        <w:ind w:left="459" w:leftChars="200" w:hanging="39" w:hangingChars="17"/>
        <w:textAlignment w:val="auto"/>
        <w:rPr>
          <w:rFonts w:ascii="Times New Roman" w:hAnsi="Times New Roman" w:cs="宋体"/>
          <w:color w:val="auto"/>
          <w:sz w:val="23"/>
          <w:szCs w:val="23"/>
        </w:rPr>
      </w:pPr>
      <w:r>
        <w:rPr>
          <w:rFonts w:ascii="Times New Roman" w:hAnsi="Times New Roman"/>
          <w:color w:val="auto"/>
          <w:sz w:val="23"/>
          <w:szCs w:val="23"/>
        </w:rPr>
        <w:t xml:space="preserve">h) </w:t>
      </w:r>
      <w:r>
        <w:rPr>
          <w:rFonts w:ascii="Times New Roman" w:hAnsi="Times New Roman" w:cs="宋体"/>
          <w:color w:val="auto"/>
          <w:sz w:val="23"/>
          <w:szCs w:val="23"/>
        </w:rPr>
        <w:t>物品不同特性结果之间的相关性；</w:t>
      </w:r>
    </w:p>
    <w:p w14:paraId="4E859F57">
      <w:pPr>
        <w:pStyle w:val="7"/>
        <w:keepNext w:val="0"/>
        <w:keepLines w:val="0"/>
        <w:pageBreakBefore w:val="0"/>
        <w:widowControl w:val="0"/>
        <w:kinsoku/>
        <w:wordWrap/>
        <w:overflowPunct/>
        <w:topLinePunct w:val="0"/>
        <w:bidi w:val="0"/>
        <w:snapToGrid/>
        <w:spacing w:line="440" w:lineRule="atLeast"/>
        <w:ind w:left="459" w:leftChars="200" w:hanging="39" w:hangingChars="17"/>
        <w:textAlignment w:val="auto"/>
        <w:rPr>
          <w:rFonts w:ascii="Times New Roman" w:hAnsi="Times New Roman" w:cs="宋体"/>
          <w:color w:val="auto"/>
          <w:sz w:val="23"/>
          <w:szCs w:val="23"/>
        </w:rPr>
      </w:pPr>
      <w:r>
        <w:rPr>
          <w:rFonts w:ascii="Times New Roman" w:hAnsi="Times New Roman"/>
          <w:color w:val="auto"/>
          <w:sz w:val="23"/>
          <w:szCs w:val="23"/>
        </w:rPr>
        <w:t xml:space="preserve">i) </w:t>
      </w:r>
      <w:r>
        <w:rPr>
          <w:rFonts w:ascii="Times New Roman" w:hAnsi="Times New Roman" w:cs="宋体"/>
          <w:color w:val="auto"/>
          <w:sz w:val="23"/>
          <w:szCs w:val="23"/>
        </w:rPr>
        <w:t>审查报告的结果；</w:t>
      </w:r>
    </w:p>
    <w:p w14:paraId="554791CD">
      <w:pPr>
        <w:pStyle w:val="7"/>
        <w:keepNext w:val="0"/>
        <w:keepLines w:val="0"/>
        <w:pageBreakBefore w:val="0"/>
        <w:widowControl w:val="0"/>
        <w:kinsoku/>
        <w:wordWrap/>
        <w:overflowPunct/>
        <w:topLinePunct w:val="0"/>
        <w:bidi w:val="0"/>
        <w:snapToGrid/>
        <w:spacing w:line="440" w:lineRule="atLeast"/>
        <w:ind w:left="459" w:leftChars="200" w:hanging="39" w:hangingChars="17"/>
        <w:textAlignment w:val="auto"/>
        <w:rPr>
          <w:rFonts w:ascii="Times New Roman" w:hAnsi="Times New Roman" w:cs="Arial"/>
          <w:color w:val="auto"/>
          <w:sz w:val="23"/>
          <w:szCs w:val="23"/>
          <w:rPrChange w:id="0" w:author="陈建刚" w:date="2026-07-05T18:23:03Z">
            <w:rPr>
              <w:rFonts w:ascii="Times New Roman" w:hAnsi="Times New Roman" w:cs="宋体"/>
              <w:color w:val="auto"/>
              <w:sz w:val="23"/>
              <w:szCs w:val="23"/>
            </w:rPr>
          </w:rPrChange>
        </w:rPr>
      </w:pPr>
      <w:r>
        <w:rPr>
          <w:rFonts w:ascii="Times New Roman" w:hAnsi="Times New Roman"/>
          <w:color w:val="auto"/>
          <w:sz w:val="23"/>
          <w:szCs w:val="23"/>
        </w:rPr>
        <w:t xml:space="preserve">j) </w:t>
      </w:r>
      <w:r>
        <w:rPr>
          <w:rFonts w:ascii="Times New Roman" w:hAnsi="Times New Roman" w:cs="Arial"/>
          <w:color w:val="auto"/>
          <w:sz w:val="23"/>
          <w:szCs w:val="23"/>
          <w:rPrChange w:id="1" w:author="陈建刚" w:date="2026-07-05T18:23:03Z">
            <w:rPr>
              <w:rFonts w:ascii="Times New Roman" w:hAnsi="Times New Roman" w:cs="宋体"/>
              <w:color w:val="auto"/>
              <w:sz w:val="23"/>
              <w:szCs w:val="23"/>
            </w:rPr>
          </w:rPrChange>
        </w:rPr>
        <w:t>实验室内比对；</w:t>
      </w:r>
    </w:p>
    <w:p w14:paraId="6F971C11">
      <w:pPr>
        <w:pStyle w:val="7"/>
        <w:spacing w:line="440" w:lineRule="atLeast"/>
        <w:ind w:left="459" w:leftChars="200" w:hanging="39" w:hangingChars="17"/>
        <w:rPr>
          <w:ins w:id="2" w:author="陈建刚" w:date="2026-07-05T18:22:42Z"/>
          <w:rFonts w:ascii="Times New Roman" w:hAnsi="Times New Roman" w:cs="Arial"/>
          <w:color w:val="auto"/>
          <w:sz w:val="23"/>
          <w:szCs w:val="23"/>
          <w:rPrChange w:id="3" w:author="陈建刚" w:date="2026-07-05T18:23:03Z">
            <w:rPr>
              <w:ins w:id="4" w:author="陈建刚" w:date="2026-07-05T18:22:42Z"/>
              <w:rFonts w:ascii="Times New Roman" w:hAnsi="Times New Roman" w:cs="宋体"/>
              <w:color w:val="auto"/>
              <w:sz w:val="23"/>
              <w:szCs w:val="23"/>
            </w:rPr>
          </w:rPrChange>
        </w:rPr>
      </w:pPr>
      <w:r>
        <w:rPr>
          <w:rFonts w:ascii="Times New Roman" w:hAnsi="Times New Roman"/>
          <w:color w:val="auto"/>
          <w:sz w:val="23"/>
          <w:szCs w:val="23"/>
        </w:rPr>
        <w:t xml:space="preserve">k) </w:t>
      </w:r>
      <w:r>
        <w:rPr>
          <w:rFonts w:ascii="Times New Roman" w:hAnsi="Times New Roman" w:cs="Arial"/>
          <w:color w:val="auto"/>
          <w:sz w:val="23"/>
          <w:szCs w:val="23"/>
          <w:rPrChange w:id="5" w:author="陈建刚" w:date="2026-07-05T18:23:03Z">
            <w:rPr>
              <w:rFonts w:ascii="Times New Roman" w:hAnsi="Times New Roman" w:cs="宋体"/>
              <w:color w:val="auto"/>
              <w:sz w:val="23"/>
              <w:szCs w:val="23"/>
            </w:rPr>
          </w:rPrChange>
        </w:rPr>
        <w:t>盲样测试。</w:t>
      </w:r>
    </w:p>
    <w:p w14:paraId="490F6AE9">
      <w:pPr>
        <w:keepNext w:val="0"/>
        <w:keepLines w:val="0"/>
        <w:pageBreakBefore w:val="0"/>
        <w:widowControl w:val="0"/>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1"/>
        <w:rPr>
          <w:rFonts w:hint="eastAsia" w:asciiTheme="minorEastAsia" w:hAnsiTheme="minorEastAsia" w:eastAsiaTheme="minorEastAsia"/>
          <w:b/>
          <w:bCs/>
          <w:color w:val="auto"/>
          <w:sz w:val="24"/>
          <w:szCs w:val="24"/>
          <w:lang w:val="en-US" w:eastAsia="zh-CN"/>
        </w:rPr>
      </w:pPr>
      <w:r>
        <w:rPr>
          <w:rFonts w:hint="eastAsia" w:asciiTheme="minorEastAsia" w:hAnsiTheme="minorEastAsia"/>
          <w:b/>
          <w:bCs/>
          <w:color w:val="auto"/>
          <w:sz w:val="24"/>
          <w:szCs w:val="24"/>
        </w:rPr>
        <w:t>4.2</w:t>
      </w:r>
      <w:r>
        <w:rPr>
          <w:rFonts w:hint="eastAsia" w:asciiTheme="minorEastAsia" w:hAnsiTheme="minorEastAsia"/>
          <w:b/>
          <w:bCs/>
          <w:color w:val="auto"/>
          <w:sz w:val="24"/>
          <w:szCs w:val="24"/>
          <w:lang w:val="en-US" w:eastAsia="zh-CN"/>
        </w:rPr>
        <w:t xml:space="preserve"> </w:t>
      </w:r>
      <w:r>
        <w:rPr>
          <w:rFonts w:hint="eastAsia" w:asciiTheme="minorEastAsia" w:hAnsiTheme="minorEastAsia"/>
          <w:b/>
          <w:bCs/>
          <w:sz w:val="24"/>
          <w:szCs w:val="24"/>
        </w:rPr>
        <w:t>质量监控计划的</w:t>
      </w:r>
      <w:r>
        <w:rPr>
          <w:rFonts w:hint="eastAsia" w:asciiTheme="minorEastAsia" w:hAnsiTheme="minorEastAsia"/>
          <w:b/>
          <w:bCs/>
          <w:sz w:val="24"/>
          <w:szCs w:val="24"/>
          <w:lang w:val="en-US" w:eastAsia="zh-CN"/>
        </w:rPr>
        <w:t>制定</w:t>
      </w:r>
    </w:p>
    <w:p w14:paraId="349CA85E">
      <w:pPr>
        <w:keepNext w:val="0"/>
        <w:keepLines w:val="0"/>
        <w:pageBreakBefore w:val="0"/>
        <w:widowControl w:val="0"/>
        <w:kinsoku/>
        <w:wordWrap/>
        <w:overflowPunct/>
        <w:topLinePunct w:val="0"/>
        <w:autoSpaceDE/>
        <w:autoSpaceDN/>
        <w:bidi w:val="0"/>
        <w:adjustRightInd/>
        <w:snapToGrid/>
        <w:spacing w:line="440" w:lineRule="atLeast"/>
        <w:ind w:left="479" w:leftChars="228" w:right="0" w:rightChars="0" w:firstLine="0" w:firstLineChars="0"/>
        <w:jc w:val="both"/>
        <w:textAlignment w:val="auto"/>
        <w:outlineLvl w:val="9"/>
        <w:rPr>
          <w:rFonts w:asciiTheme="minorEastAsia" w:hAnsiTheme="minorEastAsia"/>
          <w:b w:val="0"/>
          <w:bCs w:val="0"/>
          <w:sz w:val="24"/>
          <w:szCs w:val="24"/>
        </w:rPr>
      </w:pPr>
      <w:r>
        <w:rPr>
          <w:rFonts w:hint="eastAsia" w:asciiTheme="minorEastAsia" w:hAnsiTheme="minorEastAsia"/>
          <w:b w:val="0"/>
          <w:bCs w:val="0"/>
          <w:color w:val="auto"/>
          <w:sz w:val="24"/>
          <w:szCs w:val="24"/>
        </w:rPr>
        <w:t>本公司编制的《内部质量监控计划》和《实验室间比对计划》的制定将由技术负责人在年初统一组织制定，《能力验证计划》由技术负责人根据中国合格评定国家认可委</w:t>
      </w:r>
      <w:r>
        <w:rPr>
          <w:rFonts w:hint="eastAsia" w:asciiTheme="minorEastAsia" w:hAnsiTheme="minorEastAsia"/>
          <w:b w:val="0"/>
          <w:bCs w:val="0"/>
          <w:sz w:val="24"/>
          <w:szCs w:val="24"/>
        </w:rPr>
        <w:t>员会的公布的信息制定。</w:t>
      </w:r>
    </w:p>
    <w:p w14:paraId="521308F6">
      <w:pPr>
        <w:keepNext w:val="0"/>
        <w:keepLines w:val="0"/>
        <w:pageBreakBefore w:val="0"/>
        <w:widowControl w:val="0"/>
        <w:kinsoku/>
        <w:wordWrap/>
        <w:overflowPunct/>
        <w:topLinePunct w:val="0"/>
        <w:autoSpaceDE/>
        <w:autoSpaceDN/>
        <w:bidi w:val="0"/>
        <w:adjustRightInd/>
        <w:snapToGrid/>
        <w:spacing w:line="440" w:lineRule="atLeast"/>
        <w:ind w:left="562" w:right="0" w:rightChars="0" w:hanging="482" w:hangingChars="200"/>
        <w:jc w:val="both"/>
        <w:textAlignment w:val="auto"/>
        <w:outlineLvl w:val="2"/>
        <w:rPr>
          <w:rFonts w:hint="eastAsia" w:asciiTheme="minorEastAsia" w:hAnsiTheme="minorEastAsia"/>
          <w:b/>
          <w:bCs/>
          <w:sz w:val="24"/>
          <w:szCs w:val="24"/>
          <w:lang w:val="en-US" w:eastAsia="zh-CN"/>
        </w:rPr>
      </w:pPr>
      <w:r>
        <w:rPr>
          <w:rFonts w:hint="eastAsia" w:asciiTheme="minorEastAsia" w:hAnsiTheme="minorEastAsia"/>
          <w:b/>
          <w:bCs/>
          <w:sz w:val="24"/>
          <w:szCs w:val="24"/>
          <w:lang w:val="en-US" w:eastAsia="zh-CN"/>
        </w:rPr>
        <w:t>4.2.1 内部质量监控计划的内容可包括：</w:t>
      </w:r>
    </w:p>
    <w:p w14:paraId="3C268367">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4.2.1.1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计划监控项目及监控方法；</w:t>
      </w:r>
    </w:p>
    <w:p w14:paraId="31E99020">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4.2.1.2</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监控频率/时间；</w:t>
      </w:r>
    </w:p>
    <w:p w14:paraId="225C3EB7">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4.2.1.3</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监控结果的记录方式；</w:t>
      </w:r>
    </w:p>
    <w:p w14:paraId="0FDF67F9">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4.2.1.4</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计划评价的时间（时机）；</w:t>
      </w:r>
    </w:p>
    <w:p w14:paraId="0874D6B5">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4.2.1.5</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监控结果的评价准则；</w:t>
      </w:r>
    </w:p>
    <w:p w14:paraId="7515F031">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4.2.1.6</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监控实施责任人。</w:t>
      </w:r>
    </w:p>
    <w:p w14:paraId="4156BA5D">
      <w:pPr>
        <w:keepNext w:val="0"/>
        <w:keepLines w:val="0"/>
        <w:pageBreakBefore w:val="0"/>
        <w:widowControl w:val="0"/>
        <w:kinsoku/>
        <w:wordWrap/>
        <w:overflowPunct/>
        <w:topLinePunct w:val="0"/>
        <w:autoSpaceDE/>
        <w:autoSpaceDN/>
        <w:bidi w:val="0"/>
        <w:adjustRightInd/>
        <w:snapToGrid/>
        <w:spacing w:line="440" w:lineRule="atLeast"/>
        <w:ind w:left="562" w:right="0" w:rightChars="0" w:hanging="482" w:hangingChars="200"/>
        <w:jc w:val="both"/>
        <w:textAlignment w:val="auto"/>
        <w:outlineLvl w:val="2"/>
        <w:rPr>
          <w:rFonts w:hint="eastAsia" w:asciiTheme="minorEastAsia" w:hAnsiTheme="minorEastAsia"/>
          <w:b/>
          <w:bCs/>
          <w:sz w:val="24"/>
          <w:szCs w:val="24"/>
          <w:lang w:val="en-US" w:eastAsia="zh-CN"/>
        </w:rPr>
      </w:pPr>
      <w:r>
        <w:rPr>
          <w:rFonts w:hint="eastAsia" w:asciiTheme="minorEastAsia" w:hAnsiTheme="minorEastAsia"/>
          <w:b/>
          <w:bCs/>
          <w:sz w:val="24"/>
          <w:szCs w:val="24"/>
          <w:lang w:val="en-US" w:eastAsia="zh-CN"/>
        </w:rPr>
        <w:t>4.2.2 实验室间比对计划的内容可包括：</w:t>
      </w:r>
    </w:p>
    <w:p w14:paraId="31928800">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4.2.2.1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比对实验项目，发起单位、参加单位；</w:t>
      </w:r>
    </w:p>
    <w:p w14:paraId="00F7DB94">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4.2.2.2</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样品准备与分发、样品保管、运送要求；</w:t>
      </w:r>
    </w:p>
    <w:p w14:paraId="2DBDA5DB">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4.2.2.3</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比对的实验方法、依据；</w:t>
      </w:r>
    </w:p>
    <w:p w14:paraId="48CC57B4">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4.2.2.4</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进行比对的时间、频率；</w:t>
      </w:r>
    </w:p>
    <w:p w14:paraId="63706EDD">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4.2.2.5</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比对结果的分析方法，可根据具体需要选择分析方法等。</w:t>
      </w:r>
    </w:p>
    <w:p w14:paraId="5D3BB207">
      <w:pPr>
        <w:keepNext w:val="0"/>
        <w:keepLines w:val="0"/>
        <w:pageBreakBefore w:val="0"/>
        <w:widowControl w:val="0"/>
        <w:kinsoku/>
        <w:wordWrap/>
        <w:overflowPunct/>
        <w:topLinePunct w:val="0"/>
        <w:autoSpaceDE/>
        <w:autoSpaceDN/>
        <w:bidi w:val="0"/>
        <w:adjustRightInd/>
        <w:snapToGrid/>
        <w:spacing w:line="440" w:lineRule="atLeast"/>
        <w:ind w:left="562" w:right="0" w:rightChars="0" w:hanging="482" w:hangingChars="200"/>
        <w:jc w:val="both"/>
        <w:textAlignment w:val="auto"/>
        <w:outlineLvl w:val="2"/>
        <w:rPr>
          <w:rFonts w:hint="eastAsia" w:asciiTheme="minorEastAsia" w:hAnsiTheme="minorEastAsia"/>
          <w:b/>
          <w:bCs/>
          <w:sz w:val="24"/>
          <w:szCs w:val="24"/>
          <w:lang w:val="en-US" w:eastAsia="zh-CN"/>
        </w:rPr>
      </w:pPr>
      <w:r>
        <w:rPr>
          <w:rFonts w:hint="eastAsia" w:asciiTheme="minorEastAsia" w:hAnsiTheme="minorEastAsia"/>
          <w:b/>
          <w:bCs/>
          <w:sz w:val="24"/>
          <w:szCs w:val="24"/>
          <w:lang w:val="en-US" w:eastAsia="zh-CN"/>
        </w:rPr>
        <w:t>4.2.3 能力验证活动的制定：</w:t>
      </w:r>
    </w:p>
    <w:p w14:paraId="00C4A7DE">
      <w:pPr>
        <w:keepNext w:val="0"/>
        <w:keepLines w:val="0"/>
        <w:pageBreakBefore w:val="0"/>
        <w:widowControl w:val="0"/>
        <w:kinsoku/>
        <w:wordWrap/>
        <w:overflowPunct/>
        <w:topLinePunct w:val="0"/>
        <w:bidi w:val="0"/>
        <w:snapToGrid/>
        <w:spacing w:line="440" w:lineRule="atLeast"/>
        <w:ind w:left="479" w:leftChars="228" w:firstLine="0" w:firstLineChars="0"/>
        <w:jc w:val="left"/>
        <w:textAlignment w:val="auto"/>
        <w:rPr>
          <w:rFonts w:hint="eastAsia" w:ascii="黑体" w:hAnsi="黑体" w:eastAsia="黑体" w:cs="黑体"/>
          <w:sz w:val="24"/>
          <w:szCs w:val="24"/>
          <w:u w:val="single"/>
          <w:lang w:val="en-US" w:eastAsia="zh-CN"/>
        </w:rPr>
      </w:pPr>
      <w:r>
        <w:rPr>
          <w:rFonts w:hint="eastAsia" w:asciiTheme="minorEastAsia" w:hAnsiTheme="minorEastAsia"/>
          <w:sz w:val="24"/>
          <w:szCs w:val="24"/>
          <w:lang w:val="en-US" w:eastAsia="zh-CN"/>
        </w:rPr>
        <w:t>技术负责人根据具体情况、专业范围、技术特点选择适宜的监控方法，确定责任人，根据认可委关于能力验证领域和频次</w:t>
      </w:r>
      <w:r>
        <w:rPr>
          <w:rFonts w:hint="default" w:asciiTheme="minorEastAsia" w:hAnsiTheme="minorEastAsia"/>
          <w:sz w:val="24"/>
          <w:szCs w:val="24"/>
          <w:lang w:val="en-US" w:eastAsia="zh-CN"/>
        </w:rPr>
        <w:t>表</w:t>
      </w:r>
      <w:r>
        <w:rPr>
          <w:rFonts w:hint="eastAsia" w:asciiTheme="minorEastAsia" w:hAnsiTheme="minorEastAsia"/>
          <w:sz w:val="24"/>
          <w:szCs w:val="24"/>
          <w:lang w:val="en-US" w:eastAsia="zh-CN"/>
        </w:rPr>
        <w:t>，在认可委公布年度比对计划后，制定年度的能力验证计划后，报实验室主任审批。</w:t>
      </w:r>
    </w:p>
    <w:p w14:paraId="646DD90E">
      <w:pPr>
        <w:keepNext w:val="0"/>
        <w:keepLines w:val="0"/>
        <w:pageBreakBefore w:val="0"/>
        <w:widowControl w:val="0"/>
        <w:kinsoku/>
        <w:wordWrap/>
        <w:overflowPunct/>
        <w:topLinePunct w:val="0"/>
        <w:autoSpaceDE/>
        <w:autoSpaceDN/>
        <w:bidi w:val="0"/>
        <w:adjustRightInd/>
        <w:snapToGrid/>
        <w:spacing w:line="440" w:lineRule="atLeast"/>
        <w:ind w:left="562" w:right="0" w:rightChars="0" w:hanging="482" w:hangingChars="200"/>
        <w:jc w:val="both"/>
        <w:textAlignment w:val="auto"/>
        <w:outlineLvl w:val="2"/>
        <w:rPr>
          <w:rFonts w:asciiTheme="minorEastAsia" w:hAnsiTheme="minorEastAsia"/>
          <w:b/>
          <w:bCs/>
          <w:sz w:val="24"/>
          <w:szCs w:val="24"/>
        </w:rPr>
      </w:pPr>
      <w:r>
        <w:rPr>
          <w:rFonts w:hint="eastAsia" w:asciiTheme="minorEastAsia" w:hAnsiTheme="minorEastAsia"/>
          <w:b/>
          <w:bCs/>
          <w:sz w:val="24"/>
          <w:szCs w:val="24"/>
          <w:lang w:val="en-US" w:eastAsia="zh-CN"/>
        </w:rPr>
        <w:t xml:space="preserve">4.2.4 </w:t>
      </w:r>
      <w:r>
        <w:rPr>
          <w:rFonts w:hint="eastAsia" w:asciiTheme="minorEastAsia" w:hAnsiTheme="minorEastAsia"/>
          <w:b/>
          <w:bCs/>
          <w:sz w:val="24"/>
          <w:szCs w:val="24"/>
        </w:rPr>
        <w:t>能力验证计划的内容可包括：</w:t>
      </w:r>
    </w:p>
    <w:p w14:paraId="7D2B7E60">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4</w:t>
      </w:r>
      <w:r>
        <w:rPr>
          <w:rFonts w:hint="eastAsia" w:asciiTheme="minorEastAsia" w:hAnsiTheme="minorEastAsia"/>
          <w:sz w:val="24"/>
          <w:szCs w:val="24"/>
        </w:rPr>
        <w:t>.1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参加项目；</w:t>
      </w:r>
    </w:p>
    <w:p w14:paraId="672B581B">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4</w:t>
      </w:r>
      <w:r>
        <w:rPr>
          <w:rFonts w:hint="eastAsia" w:asciiTheme="minorEastAsia" w:hAnsiTheme="minorEastAsia"/>
          <w:sz w:val="24"/>
          <w:szCs w:val="24"/>
        </w:rPr>
        <w:t>.2</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试验方法；</w:t>
      </w:r>
    </w:p>
    <w:p w14:paraId="07447C5B">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4</w:t>
      </w:r>
      <w:r>
        <w:rPr>
          <w:rFonts w:hint="eastAsia" w:asciiTheme="minorEastAsia" w:hAnsiTheme="minorEastAsia"/>
          <w:sz w:val="24"/>
          <w:szCs w:val="24"/>
        </w:rPr>
        <w:t>.3</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计划参加时间。</w:t>
      </w:r>
    </w:p>
    <w:p w14:paraId="55F408CE">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4</w:t>
      </w:r>
      <w:r>
        <w:rPr>
          <w:rFonts w:hint="eastAsia" w:asciiTheme="minorEastAsia" w:hAnsiTheme="minorEastAsia"/>
          <w:sz w:val="24"/>
          <w:szCs w:val="24"/>
        </w:rPr>
        <w:t>.4</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实验人员。</w:t>
      </w:r>
    </w:p>
    <w:p w14:paraId="6D55A50A">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4</w:t>
      </w:r>
      <w:r>
        <w:rPr>
          <w:rFonts w:hint="eastAsia" w:asciiTheme="minorEastAsia" w:hAnsiTheme="minorEastAsia"/>
          <w:sz w:val="24"/>
          <w:szCs w:val="24"/>
        </w:rPr>
        <w:t>.5</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能力验证作为本公司重要的外部质量评价活动，应按照CNAS-RL02</w:t>
      </w:r>
      <w:r>
        <w:rPr>
          <w:rFonts w:hint="eastAsia" w:asciiTheme="minorEastAsia" w:hAnsiTheme="minorEastAsia"/>
          <w:sz w:val="24"/>
          <w:szCs w:val="24"/>
          <w:lang w:eastAsia="zh-CN"/>
        </w:rPr>
        <w:t>、</w:t>
      </w:r>
      <w:r>
        <w:rPr>
          <w:rFonts w:hint="eastAsia" w:asciiTheme="minorEastAsia" w:hAnsiTheme="minorEastAsia"/>
          <w:sz w:val="24"/>
          <w:szCs w:val="24"/>
        </w:rPr>
        <w:t>CNAS-AL07和认可准则的要求参加能力验证和利用能力验证的结果，并及时向CNAS报告参加能力验证的情况。</w:t>
      </w:r>
    </w:p>
    <w:p w14:paraId="2D1A17B2">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4</w:t>
      </w:r>
      <w:r>
        <w:rPr>
          <w:rFonts w:hint="eastAsia" w:asciiTheme="minorEastAsia" w:hAnsiTheme="minorEastAsia"/>
          <w:sz w:val="24"/>
          <w:szCs w:val="24"/>
        </w:rPr>
        <w:t>.6</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本公司在初次申请认可前要确保目前所开展有所有检测领域的每个子领域至少参加过一次能力验证并且取得满意的结果，子领域的划分和频次应满足CNAS-AL07的要求。</w:t>
      </w:r>
    </w:p>
    <w:p w14:paraId="2480E0CC">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4</w:t>
      </w:r>
      <w:r>
        <w:rPr>
          <w:rFonts w:hint="eastAsia" w:asciiTheme="minorEastAsia" w:hAnsiTheme="minorEastAsia"/>
          <w:sz w:val="24"/>
          <w:szCs w:val="24"/>
        </w:rPr>
        <w:t>.7</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本公司通过认可后，应根据CNAS-AL07的要求，在一个认可周期内，确保每个可能获得能力验证的领域及其子领域至少参加一次能力验证并取得满意结果。</w:t>
      </w:r>
    </w:p>
    <w:p w14:paraId="0E516778">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4</w:t>
      </w:r>
      <w:r>
        <w:rPr>
          <w:rFonts w:hint="eastAsia" w:asciiTheme="minorEastAsia" w:hAnsiTheme="minorEastAsia"/>
          <w:sz w:val="24"/>
          <w:szCs w:val="24"/>
        </w:rPr>
        <w:t>.8</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当本公司使用了不同型号的设备，多台相同设备，不同方法对于同一项目出具数据时，要确保至少有一台设备或一种方法参加一次能力验证并取得满意结果，同时在内部开展仪器设备比对或方法比对。</w:t>
      </w:r>
    </w:p>
    <w:p w14:paraId="3FFE852B">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hint="eastAsia"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4</w:t>
      </w:r>
      <w:r>
        <w:rPr>
          <w:rFonts w:hint="eastAsia" w:asciiTheme="minorEastAsia" w:hAnsiTheme="minorEastAsia"/>
          <w:sz w:val="24"/>
          <w:szCs w:val="24"/>
        </w:rPr>
        <w:t>.9</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当本公司的人员，设备，方法标准，认可范围等发生重大变化时，应通过参加能力验证的频次来证明本有限公司检测能力。</w:t>
      </w:r>
    </w:p>
    <w:p w14:paraId="653579EB">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hint="eastAsia"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4</w:t>
      </w:r>
      <w:r>
        <w:rPr>
          <w:rFonts w:hint="eastAsia" w:asciiTheme="minorEastAsia" w:hAnsiTheme="minorEastAsia"/>
          <w:sz w:val="24"/>
          <w:szCs w:val="24"/>
        </w:rPr>
        <w:t>.10</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本公司在参加能力验证时如结果不满意，检测部主任应组织检测人员按照认可准则和本公司的管理体系文件规定实施纠正措施，并验证纠正措施的有效性。</w:t>
      </w:r>
    </w:p>
    <w:p w14:paraId="4D8CFAE0">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hint="eastAsia"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4</w:t>
      </w:r>
      <w:r>
        <w:rPr>
          <w:rFonts w:hint="eastAsia" w:asciiTheme="minorEastAsia" w:hAnsiTheme="minorEastAsia"/>
          <w:sz w:val="24"/>
          <w:szCs w:val="24"/>
        </w:rPr>
        <w:t>.11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如本公司参加的能力验证项目的结果虽为不满意，但仍符合认可项目所依据的标准或规范的判定要求或当能力验证组织者给出的评价结果是可疑或有问题时，本实验室应采取预防措施，必要时采取纠正措施。</w:t>
      </w:r>
    </w:p>
    <w:p w14:paraId="61D3732C">
      <w:pPr>
        <w:keepNext w:val="0"/>
        <w:keepLines w:val="0"/>
        <w:pageBreakBefore w:val="0"/>
        <w:widowControl w:val="0"/>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2"/>
        <w:rPr>
          <w:rFonts w:hint="eastAsia" w:asciiTheme="minorEastAsia" w:hAnsiTheme="minorEastAsia"/>
          <w:b/>
          <w:bCs/>
          <w:sz w:val="24"/>
          <w:szCs w:val="24"/>
          <w:lang w:val="en-US" w:eastAsia="zh-CN"/>
        </w:rPr>
      </w:pPr>
      <w:r>
        <w:rPr>
          <w:rFonts w:hint="eastAsia" w:asciiTheme="minorEastAsia" w:hAnsiTheme="minorEastAsia"/>
          <w:b/>
          <w:bCs/>
          <w:sz w:val="24"/>
          <w:szCs w:val="24"/>
          <w:lang w:val="en-US" w:eastAsia="zh-CN"/>
        </w:rPr>
        <w:t>4.2.5 实验室间的比对与能力验证</w:t>
      </w:r>
    </w:p>
    <w:p w14:paraId="76DC6A3B">
      <w:pPr>
        <w:keepNext w:val="0"/>
        <w:keepLines w:val="0"/>
        <w:pageBreakBefore w:val="0"/>
        <w:widowControl w:val="0"/>
        <w:kinsoku/>
        <w:wordWrap/>
        <w:overflowPunct/>
        <w:topLinePunct w:val="0"/>
        <w:autoSpaceDE/>
        <w:autoSpaceDN/>
        <w:bidi w:val="0"/>
        <w:adjustRightInd/>
        <w:snapToGrid/>
        <w:spacing w:line="440" w:lineRule="atLeast"/>
        <w:ind w:left="0" w:leftChars="0" w:right="0" w:rightChars="0" w:firstLine="480" w:firstLineChars="200"/>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按照规定的条件有两个或多个实验室对相同的被测样品进行检测的组织实施和评价。</w:t>
      </w:r>
    </w:p>
    <w:p w14:paraId="41DCE94F">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4.2.5.1 主动参加认可委和行业主管部门组织的能力验证计划：</w:t>
      </w:r>
    </w:p>
    <w:p w14:paraId="5FB20CB0">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4.2.5.2 组织同行业实验室或同产品、项目的实验室开展实验室间比对，或主动参加上述实验室组织的实验室间比对；</w:t>
      </w:r>
    </w:p>
    <w:p w14:paraId="5400A1CE">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4.2.5.3 应关注CNAS的能力验证计划或由已经获得认可的领域的项目，应积极参加。</w:t>
      </w:r>
    </w:p>
    <w:p w14:paraId="6C4D4610">
      <w:pPr>
        <w:keepNext w:val="0"/>
        <w:keepLines w:val="0"/>
        <w:pageBreakBefore w:val="0"/>
        <w:widowControl w:val="0"/>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2"/>
        <w:rPr>
          <w:rFonts w:hint="eastAsia" w:asciiTheme="minorEastAsia" w:hAnsiTheme="minorEastAsia"/>
          <w:b/>
          <w:bCs/>
          <w:sz w:val="24"/>
          <w:szCs w:val="24"/>
          <w:lang w:val="en-US" w:eastAsia="zh-CN"/>
        </w:rPr>
      </w:pPr>
      <w:r>
        <w:rPr>
          <w:rFonts w:hint="eastAsia" w:asciiTheme="minorEastAsia" w:hAnsiTheme="minorEastAsia"/>
          <w:b/>
          <w:bCs/>
          <w:sz w:val="24"/>
          <w:szCs w:val="24"/>
          <w:lang w:val="en-US" w:eastAsia="zh-CN"/>
        </w:rPr>
        <w:t>4.2.6 能力验证的实施</w:t>
      </w:r>
    </w:p>
    <w:p w14:paraId="6EF235E5">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4.2.6.1 技术负责人根据计划，组织实施能力验证和实验室比对。</w:t>
      </w:r>
    </w:p>
    <w:p w14:paraId="4F979827">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4.2.6.2 质量监督员负责对能力验证的执行情况实施监督。</w:t>
      </w:r>
    </w:p>
    <w:p w14:paraId="30ED9D57">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4.2.6.3 对能力验证计划过程中出现的不符合经分析认为可能存在的隐患，则执行《不符合检测工作管理活动》《实施纠正措施程序》及《实施预防措施程序》，采取相应的预防措施或纠正措施。</w:t>
      </w:r>
    </w:p>
    <w:p w14:paraId="24D99CF9">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4.2.6.4 在监控过程中，可采用适当的统计技术，对一些项目进行连续或多次的监控，对其结果进行分析，从中及时发现可能出现的变异性，检查其质</w:t>
      </w:r>
    </w:p>
    <w:p w14:paraId="5283789B">
      <w:pPr>
        <w:keepNext w:val="0"/>
        <w:keepLines w:val="0"/>
        <w:pageBreakBefore w:val="0"/>
        <w:widowControl w:val="0"/>
        <w:kinsoku/>
        <w:wordWrap/>
        <w:overflowPunct/>
        <w:topLinePunct w:val="0"/>
        <w:bidi w:val="0"/>
        <w:snapToGrid/>
        <w:spacing w:line="440" w:lineRule="atLeast"/>
        <w:ind w:left="477" w:leftChars="104" w:hanging="259" w:hangingChars="108"/>
        <w:jc w:val="both"/>
        <w:textAlignment w:val="auto"/>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量可否得到保证，</w:t>
      </w:r>
    </w:p>
    <w:p w14:paraId="0C1E9E87">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4.2.6.5 在实验室比对活动中，若检测结果分析发现存在离散现象严重时，由技术负责人组织相关人员，对该项目进行综合评价，找出影响结果的原因，按照《实施纠正措施程序》采取纠正措施。</w:t>
      </w:r>
    </w:p>
    <w:p w14:paraId="3E2E1C9D">
      <w:pPr>
        <w:keepNext w:val="0"/>
        <w:keepLines w:val="0"/>
        <w:pageBreakBefore w:val="0"/>
        <w:widowControl w:val="0"/>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2"/>
        <w:rPr>
          <w:rFonts w:hint="eastAsia" w:asciiTheme="minorEastAsia" w:hAnsiTheme="minorEastAsia"/>
          <w:b/>
          <w:bCs/>
          <w:sz w:val="24"/>
          <w:szCs w:val="24"/>
          <w:lang w:val="en-US" w:eastAsia="zh-CN"/>
        </w:rPr>
      </w:pPr>
      <w:r>
        <w:rPr>
          <w:rFonts w:hint="eastAsia" w:asciiTheme="minorEastAsia" w:hAnsiTheme="minorEastAsia"/>
          <w:b/>
          <w:bCs/>
          <w:sz w:val="24"/>
          <w:szCs w:val="24"/>
          <w:lang w:val="en-US" w:eastAsia="zh-CN"/>
        </w:rPr>
        <w:t>4.2.7 质量监控计划的评审与审批</w:t>
      </w:r>
    </w:p>
    <w:p w14:paraId="58A8351D">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hint="eastAsia" w:asciiTheme="minorEastAsia" w:hAnsiTheme="minorEastAsia"/>
          <w:sz w:val="24"/>
          <w:szCs w:val="24"/>
        </w:rPr>
      </w:pPr>
      <w:r>
        <w:rPr>
          <w:rFonts w:hint="eastAsia" w:asciiTheme="minorEastAsia" w:hAnsiTheme="minorEastAsia"/>
          <w:sz w:val="24"/>
          <w:szCs w:val="24"/>
        </w:rPr>
        <w:t>4.2.</w:t>
      </w:r>
      <w:r>
        <w:rPr>
          <w:rFonts w:hint="eastAsia" w:asciiTheme="minorEastAsia" w:hAnsiTheme="minorEastAsia"/>
          <w:sz w:val="24"/>
          <w:szCs w:val="24"/>
          <w:lang w:val="en-US" w:eastAsia="zh-CN"/>
        </w:rPr>
        <w:t>7</w:t>
      </w:r>
      <w:r>
        <w:rPr>
          <w:rFonts w:hint="eastAsia" w:asciiTheme="minorEastAsia" w:hAnsiTheme="minorEastAsia"/>
          <w:sz w:val="24"/>
          <w:szCs w:val="24"/>
        </w:rPr>
        <w:t>.1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技术负责人将《内部质量监控计划》、《能力验证计划》和《实验室间比对计划》上报实验室主任审批。</w:t>
      </w:r>
    </w:p>
    <w:p w14:paraId="738C3A75">
      <w:pPr>
        <w:keepNext w:val="0"/>
        <w:keepLines w:val="0"/>
        <w:pageBreakBefore w:val="0"/>
        <w:widowControl w:val="0"/>
        <w:kinsoku/>
        <w:wordWrap/>
        <w:overflowPunct/>
        <w:topLinePunct w:val="0"/>
        <w:autoSpaceDE/>
        <w:autoSpaceDN/>
        <w:bidi w:val="0"/>
        <w:adjustRightInd/>
        <w:snapToGrid/>
        <w:spacing w:line="440" w:lineRule="atLeast"/>
        <w:ind w:left="477" w:leftChars="104" w:right="0" w:rightChars="0" w:hanging="259" w:hangingChars="108"/>
        <w:jc w:val="both"/>
        <w:textAlignment w:val="auto"/>
        <w:outlineLvl w:val="9"/>
        <w:rPr>
          <w:rFonts w:hint="eastAsia" w:asciiTheme="minorEastAsia" w:hAnsiTheme="minorEastAsia"/>
          <w:sz w:val="24"/>
          <w:szCs w:val="24"/>
          <w:lang w:eastAsia="zh-CN"/>
        </w:rPr>
      </w:pPr>
      <w:r>
        <w:rPr>
          <w:rFonts w:hint="eastAsia" w:asciiTheme="minorEastAsia" w:hAnsiTheme="minorEastAsia"/>
          <w:sz w:val="24"/>
          <w:szCs w:val="24"/>
        </w:rPr>
        <w:t>4.2.</w:t>
      </w:r>
      <w:r>
        <w:rPr>
          <w:rFonts w:hint="eastAsia" w:asciiTheme="minorEastAsia" w:hAnsiTheme="minorEastAsia"/>
          <w:sz w:val="24"/>
          <w:szCs w:val="24"/>
          <w:lang w:val="en-US" w:eastAsia="zh-CN"/>
        </w:rPr>
        <w:t>7.</w:t>
      </w:r>
      <w:r>
        <w:rPr>
          <w:rFonts w:hint="eastAsia" w:asciiTheme="minorEastAsia" w:hAnsiTheme="minorEastAsia"/>
          <w:sz w:val="24"/>
          <w:szCs w:val="24"/>
        </w:rPr>
        <w:t>2</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通过批准的《内部质量监控计划》、《能力验证计划》和《实验室间比对计划》由检测部主任组织具体实施</w:t>
      </w:r>
      <w:r>
        <w:rPr>
          <w:rFonts w:hint="eastAsia" w:asciiTheme="minorEastAsia" w:hAnsiTheme="minorEastAsia"/>
          <w:sz w:val="24"/>
          <w:szCs w:val="24"/>
          <w:lang w:eastAsia="zh-CN"/>
        </w:rPr>
        <w:t>。</w:t>
      </w:r>
    </w:p>
    <w:p w14:paraId="664547FA">
      <w:pPr>
        <w:keepNext w:val="0"/>
        <w:keepLines w:val="0"/>
        <w:pageBreakBefore w:val="0"/>
        <w:widowControl w:val="0"/>
        <w:kinsoku/>
        <w:wordWrap/>
        <w:overflowPunct/>
        <w:topLinePunct w:val="0"/>
        <w:autoSpaceDE/>
        <w:autoSpaceDN/>
        <w:bidi w:val="0"/>
        <w:adjustRightInd/>
        <w:snapToGrid/>
        <w:spacing w:line="440" w:lineRule="atLeast"/>
        <w:ind w:left="562" w:right="0" w:rightChars="0" w:hanging="482" w:hangingChars="200"/>
        <w:jc w:val="both"/>
        <w:textAlignment w:val="auto"/>
        <w:outlineLvl w:val="1"/>
        <w:rPr>
          <w:rFonts w:hint="eastAsia" w:asciiTheme="minorEastAsia" w:hAnsiTheme="minorEastAsia"/>
          <w:b/>
          <w:bCs/>
          <w:sz w:val="24"/>
          <w:szCs w:val="24"/>
        </w:rPr>
      </w:pPr>
      <w:r>
        <w:rPr>
          <w:rFonts w:hint="eastAsia" w:asciiTheme="minorEastAsia" w:hAnsiTheme="minorEastAsia"/>
          <w:b/>
          <w:bCs/>
          <w:sz w:val="24"/>
          <w:szCs w:val="24"/>
        </w:rPr>
        <w:t>4.3</w:t>
      </w:r>
      <w:r>
        <w:rPr>
          <w:rFonts w:hint="eastAsia" w:asciiTheme="minorEastAsia" w:hAnsiTheme="minorEastAsia"/>
          <w:b/>
          <w:bCs/>
          <w:sz w:val="24"/>
          <w:szCs w:val="24"/>
          <w:lang w:val="en-US" w:eastAsia="zh-CN"/>
        </w:rPr>
        <w:t xml:space="preserve"> </w:t>
      </w:r>
      <w:r>
        <w:rPr>
          <w:rFonts w:hint="eastAsia" w:asciiTheme="minorEastAsia" w:hAnsiTheme="minorEastAsia"/>
          <w:b/>
          <w:bCs/>
          <w:sz w:val="24"/>
          <w:szCs w:val="24"/>
        </w:rPr>
        <w:t>质量监控计划的实施</w:t>
      </w:r>
    </w:p>
    <w:p w14:paraId="659E9F90">
      <w:pPr>
        <w:keepNext w:val="0"/>
        <w:keepLines w:val="0"/>
        <w:pageBreakBefore w:val="0"/>
        <w:widowControl w:val="0"/>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4.3.1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检测</w:t>
      </w:r>
      <w:r>
        <w:rPr>
          <w:rFonts w:hint="eastAsia" w:asciiTheme="minorEastAsia" w:hAnsiTheme="minorEastAsia"/>
          <w:sz w:val="24"/>
          <w:szCs w:val="24"/>
          <w:lang w:val="en-US" w:eastAsia="zh-CN"/>
        </w:rPr>
        <w:t>室</w:t>
      </w:r>
      <w:r>
        <w:rPr>
          <w:rFonts w:hint="eastAsia" w:asciiTheme="minorEastAsia" w:hAnsiTheme="minorEastAsia"/>
          <w:sz w:val="24"/>
          <w:szCs w:val="24"/>
        </w:rPr>
        <w:t>主任根据批准的《内部质量监控计划》组织人员进行检测，并做好监控记录，对监控结果进行分析评价，如果发现异常或出现某种不良趋势，应及时查找影响原因填写《质量控制异常情况记录表》同时上报给技术负责人。同时进行原因分析，采取相应的预防措施或纠正措施。</w:t>
      </w:r>
    </w:p>
    <w:p w14:paraId="693BC1E6">
      <w:pPr>
        <w:keepNext w:val="0"/>
        <w:keepLines w:val="0"/>
        <w:pageBreakBefore w:val="0"/>
        <w:widowControl w:val="0"/>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4.3.2</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实验室间比对</w:t>
      </w:r>
      <w:r>
        <w:rPr>
          <w:rFonts w:hint="eastAsia" w:asciiTheme="minorEastAsia" w:hAnsiTheme="minorEastAsia"/>
          <w:sz w:val="24"/>
          <w:szCs w:val="24"/>
        </w:rPr>
        <w:t>计划由技术负责人负责联系、协调比对实验室，如果是本公司组织的实验室间比对活动，应组织检测组准备样品，分发样品。检测部主任组织人员进行检测，并做好原始记录，并负责对比对结果的分析评价，如果发现异常或出现某种不良趋势，应及时查找原因并填写《质量监控异常情况记录表》同时上报给技术负责人。进行原因分析，采取相应的预防措施或纠正措施。</w:t>
      </w:r>
    </w:p>
    <w:p w14:paraId="0F6EA6D3">
      <w:pPr>
        <w:keepNext w:val="0"/>
        <w:keepLines w:val="0"/>
        <w:pageBreakBefore w:val="0"/>
        <w:widowControl w:val="0"/>
        <w:kinsoku/>
        <w:wordWrap/>
        <w:overflowPunct/>
        <w:topLinePunct w:val="0"/>
        <w:bidi w:val="0"/>
        <w:snapToGrid/>
        <w:spacing w:line="440" w:lineRule="atLeast"/>
        <w:ind w:left="562" w:hanging="480" w:hangingChars="200"/>
        <w:jc w:val="left"/>
        <w:textAlignment w:val="auto"/>
        <w:rPr>
          <w:rFonts w:hint="eastAsia" w:asciiTheme="minorEastAsia" w:hAnsiTheme="minorEastAsia"/>
          <w:sz w:val="24"/>
          <w:szCs w:val="24"/>
        </w:rPr>
      </w:pPr>
      <w:r>
        <w:rPr>
          <w:rFonts w:hint="eastAsia" w:asciiTheme="minorEastAsia" w:hAnsiTheme="minorEastAsia"/>
          <w:sz w:val="24"/>
          <w:szCs w:val="24"/>
        </w:rPr>
        <w:t>4.3.3</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能力验证计划由技术负责人收集中国合格评定国家认可委员会的能力验证计划信息，如能力验证中有本公司所从事检测的项目，技术负责人应马上联系能力验证提供单位，获得能力验证的信息，并制定《能力验证计划》报实验室主任批准，并且报名参加，通知检测部做好检测准备。样品员收到盲样后，将其交给检测室主任，并且说明要求。检测部得到样品后，按照随样品一起来的资料要求进行检测，同时做好原始记录，保证良好的复现性。检测部将检测完毕的结果交给技术负责人，由技术负责人报告给能力验证提供者。技术负责人负责获取能力验证评价结果，如果发生不满意结果，检测部主任应组织相关人员对检测结果进行原因分析，并且制定纠正措施，报技术负责人批准后实施，由监督员对纠正措施的效果进行跟踪验证，同时检测部要申请测量审核或实验室间的比对，直至取得满意的结果。参加能力验证的所有记录由技术负责人整理后交资料员保存。</w:t>
      </w:r>
    </w:p>
    <w:p w14:paraId="713A9E12">
      <w:pPr>
        <w:keepNext w:val="0"/>
        <w:keepLines w:val="0"/>
        <w:pageBreakBefore w:val="0"/>
        <w:widowControl w:val="0"/>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4.3.4</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在监控过程中，可采用适当的统计技术，对一些项目进行连续或多次的监控，对其结果进行分析，从中及时发现可能出现的变异性，检查其质量是否得到保证。</w:t>
      </w:r>
    </w:p>
    <w:p w14:paraId="10486878">
      <w:pPr>
        <w:keepNext w:val="0"/>
        <w:keepLines w:val="0"/>
        <w:pageBreakBefore w:val="0"/>
        <w:widowControl w:val="0"/>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1"/>
        <w:rPr>
          <w:rFonts w:hint="eastAsia" w:asciiTheme="minorEastAsia" w:hAnsiTheme="minorEastAsia"/>
          <w:b/>
          <w:bCs/>
          <w:sz w:val="24"/>
          <w:szCs w:val="24"/>
        </w:rPr>
      </w:pPr>
      <w:r>
        <w:rPr>
          <w:rFonts w:hint="eastAsia" w:asciiTheme="minorEastAsia" w:hAnsiTheme="minorEastAsia"/>
          <w:b/>
          <w:bCs/>
          <w:sz w:val="24"/>
          <w:szCs w:val="24"/>
        </w:rPr>
        <w:t>4.4</w:t>
      </w:r>
      <w:r>
        <w:rPr>
          <w:rFonts w:hint="eastAsia" w:asciiTheme="minorEastAsia" w:hAnsiTheme="minorEastAsia"/>
          <w:b/>
          <w:bCs/>
          <w:sz w:val="24"/>
          <w:szCs w:val="24"/>
          <w:lang w:val="en-US" w:eastAsia="zh-CN"/>
        </w:rPr>
        <w:t xml:space="preserve"> </w:t>
      </w:r>
      <w:r>
        <w:rPr>
          <w:rFonts w:hint="eastAsia" w:asciiTheme="minorEastAsia" w:hAnsiTheme="minorEastAsia"/>
          <w:b/>
          <w:bCs/>
          <w:sz w:val="24"/>
          <w:szCs w:val="24"/>
        </w:rPr>
        <w:t>质量监控计划实施的有效性评价</w:t>
      </w:r>
    </w:p>
    <w:p w14:paraId="1E455117">
      <w:pPr>
        <w:keepNext w:val="0"/>
        <w:keepLines w:val="0"/>
        <w:pageBreakBefore w:val="0"/>
        <w:widowControl w:val="0"/>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sz w:val="24"/>
          <w:szCs w:val="24"/>
        </w:rPr>
      </w:pPr>
      <w:r>
        <w:rPr>
          <w:rFonts w:hint="eastAsia" w:asciiTheme="minorEastAsia" w:hAnsiTheme="minorEastAsia"/>
          <w:sz w:val="24"/>
          <w:szCs w:val="24"/>
        </w:rPr>
        <w:t>4.4.1</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技术负责人依据《内部质量监控计划》、《能力验证计划》和《实验室间比对计划》阶段性评价的时间组织监督员及检测人员组成评价小组，对各监控计划实施有效性进行评价。经评价发现计划有不相适应的部分，则由检测组或部门查明原因，并重新对监控计划进行调整，报实验室主任批准后实施。</w:t>
      </w:r>
    </w:p>
    <w:p w14:paraId="0D4BBE89">
      <w:pPr>
        <w:keepNext w:val="0"/>
        <w:keepLines w:val="0"/>
        <w:pageBreakBefore w:val="0"/>
        <w:widowControl w:val="0"/>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1"/>
        <w:rPr>
          <w:rFonts w:hint="eastAsia" w:asciiTheme="minorEastAsia" w:hAnsiTheme="minorEastAsia"/>
          <w:b/>
          <w:bCs/>
          <w:sz w:val="24"/>
          <w:szCs w:val="24"/>
          <w:lang w:val="en-US" w:eastAsia="zh-CN"/>
        </w:rPr>
      </w:pPr>
      <w:r>
        <w:rPr>
          <w:rFonts w:hint="eastAsia" w:asciiTheme="minorEastAsia" w:hAnsiTheme="minorEastAsia"/>
          <w:b/>
          <w:bCs/>
          <w:sz w:val="24"/>
          <w:szCs w:val="24"/>
        </w:rPr>
        <w:t>4.5</w:t>
      </w:r>
      <w:r>
        <w:rPr>
          <w:rFonts w:hint="eastAsia" w:asciiTheme="minorEastAsia" w:hAnsiTheme="minorEastAsia"/>
          <w:b/>
          <w:bCs/>
          <w:sz w:val="24"/>
          <w:szCs w:val="24"/>
          <w:lang w:val="en-US" w:eastAsia="zh-CN"/>
        </w:rPr>
        <w:t xml:space="preserve"> 提交</w:t>
      </w:r>
      <w:r>
        <w:rPr>
          <w:rFonts w:hint="eastAsia" w:asciiTheme="minorEastAsia" w:hAnsiTheme="minorEastAsia"/>
          <w:b/>
          <w:bCs/>
          <w:sz w:val="24"/>
          <w:szCs w:val="24"/>
        </w:rPr>
        <w:t>管理评审审议</w:t>
      </w:r>
    </w:p>
    <w:p w14:paraId="3DE9318E">
      <w:pPr>
        <w:keepNext w:val="0"/>
        <w:keepLines w:val="0"/>
        <w:pageBreakBefore w:val="0"/>
        <w:widowControl w:val="0"/>
        <w:kinsoku/>
        <w:wordWrap/>
        <w:overflowPunct/>
        <w:topLinePunct w:val="0"/>
        <w:autoSpaceDE/>
        <w:autoSpaceDN/>
        <w:bidi w:val="0"/>
        <w:adjustRightInd/>
        <w:snapToGrid/>
        <w:spacing w:line="440" w:lineRule="atLeast"/>
        <w:ind w:left="481" w:leftChars="229" w:right="0" w:rightChars="0" w:firstLine="0" w:firstLineChars="0"/>
        <w:jc w:val="both"/>
        <w:textAlignment w:val="auto"/>
        <w:outlineLvl w:val="9"/>
        <w:rPr>
          <w:rFonts w:hint="eastAsia" w:asciiTheme="minorEastAsia" w:hAnsiTheme="minorEastAsia"/>
          <w:b w:val="0"/>
          <w:bCs w:val="0"/>
          <w:sz w:val="24"/>
          <w:szCs w:val="24"/>
        </w:rPr>
      </w:pPr>
      <w:r>
        <w:rPr>
          <w:rFonts w:hint="eastAsia" w:asciiTheme="minorEastAsia" w:hAnsiTheme="minorEastAsia"/>
          <w:b w:val="0"/>
          <w:bCs w:val="0"/>
          <w:sz w:val="24"/>
          <w:szCs w:val="24"/>
        </w:rPr>
        <w:t>每年技术负责人负责将《内部质量监控计划》、《能力验证计划》和《实验室间比对计划》的评审、评价记录、各类监控记录、采取的纠正/预防措施等文件记录提交管理评审审议。</w:t>
      </w:r>
    </w:p>
    <w:p w14:paraId="13A72EA5">
      <w:pPr>
        <w:keepNext w:val="0"/>
        <w:keepLines w:val="0"/>
        <w:pageBreakBefore w:val="0"/>
        <w:widowControl w:val="0"/>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1"/>
        <w:rPr>
          <w:rFonts w:hint="default" w:asciiTheme="minorEastAsia" w:hAnsiTheme="minorEastAsia"/>
          <w:b/>
          <w:bCs/>
          <w:sz w:val="24"/>
          <w:szCs w:val="24"/>
          <w:lang w:val="en-US" w:eastAsia="zh-CN"/>
        </w:rPr>
      </w:pPr>
      <w:r>
        <w:rPr>
          <w:rFonts w:hint="eastAsia" w:asciiTheme="minorEastAsia" w:hAnsiTheme="minorEastAsia"/>
          <w:b/>
          <w:bCs/>
          <w:sz w:val="24"/>
          <w:szCs w:val="24"/>
        </w:rPr>
        <w:t>4.6</w:t>
      </w:r>
      <w:r>
        <w:rPr>
          <w:rFonts w:hint="eastAsia" w:asciiTheme="minorEastAsia" w:hAnsiTheme="minorEastAsia"/>
          <w:b/>
          <w:bCs/>
          <w:sz w:val="24"/>
          <w:szCs w:val="24"/>
          <w:lang w:val="en-US" w:eastAsia="zh-CN"/>
        </w:rPr>
        <w:t xml:space="preserve"> 资料归档</w:t>
      </w:r>
    </w:p>
    <w:p w14:paraId="1FD9770A">
      <w:pPr>
        <w:keepNext w:val="0"/>
        <w:keepLines w:val="0"/>
        <w:pageBreakBefore w:val="0"/>
        <w:widowControl w:val="0"/>
        <w:kinsoku/>
        <w:wordWrap/>
        <w:overflowPunct/>
        <w:topLinePunct w:val="0"/>
        <w:autoSpaceDE/>
        <w:autoSpaceDN/>
        <w:bidi w:val="0"/>
        <w:adjustRightInd/>
        <w:snapToGrid/>
        <w:spacing w:line="440" w:lineRule="atLeast"/>
        <w:ind w:left="479" w:leftChars="228" w:right="0" w:rightChars="0" w:firstLine="0" w:firstLineChars="0"/>
        <w:jc w:val="both"/>
        <w:textAlignment w:val="auto"/>
        <w:outlineLvl w:val="9"/>
        <w:rPr>
          <w:rFonts w:hint="eastAsia" w:asciiTheme="minorEastAsia" w:hAnsiTheme="minorEastAsia"/>
          <w:b w:val="0"/>
          <w:bCs w:val="0"/>
          <w:sz w:val="24"/>
          <w:szCs w:val="24"/>
          <w:lang w:eastAsia="zh-CN"/>
        </w:rPr>
      </w:pPr>
      <w:r>
        <w:rPr>
          <w:rFonts w:hint="eastAsia" w:asciiTheme="minorEastAsia" w:hAnsiTheme="minorEastAsia"/>
          <w:b w:val="0"/>
          <w:bCs w:val="0"/>
          <w:sz w:val="24"/>
          <w:szCs w:val="24"/>
        </w:rPr>
        <w:t>资料员负责在年底或适当时间，将全部与质量监控有关的文件记录整理归档</w:t>
      </w:r>
      <w:r>
        <w:rPr>
          <w:rFonts w:hint="eastAsia" w:asciiTheme="minorEastAsia" w:hAnsiTheme="minorEastAsia"/>
          <w:b w:val="0"/>
          <w:bCs w:val="0"/>
          <w:sz w:val="24"/>
          <w:szCs w:val="24"/>
          <w:lang w:eastAsia="zh-CN"/>
        </w:rPr>
        <w:t>。</w:t>
      </w:r>
    </w:p>
    <w:p w14:paraId="3BEC0A36">
      <w:pPr>
        <w:keepNext w:val="0"/>
        <w:keepLines w:val="0"/>
        <w:pageBreakBefore w:val="0"/>
        <w:widowControl w:val="0"/>
        <w:numPr>
          <w:ilvl w:val="0"/>
          <w:numId w:val="1"/>
        </w:numPr>
        <w:kinsoku/>
        <w:wordWrap/>
        <w:overflowPunct/>
        <w:topLinePunct w:val="0"/>
        <w:autoSpaceDE/>
        <w:autoSpaceDN/>
        <w:bidi w:val="0"/>
        <w:adjustRightInd/>
        <w:snapToGrid/>
        <w:spacing w:line="440" w:lineRule="atLeast"/>
        <w:ind w:left="562" w:right="0" w:rightChars="0" w:hanging="562" w:hangingChars="200"/>
        <w:jc w:val="both"/>
        <w:textAlignment w:val="auto"/>
        <w:outlineLvl w:val="0"/>
        <w:rPr>
          <w:rFonts w:hint="eastAsia" w:asciiTheme="minorEastAsia" w:hAnsiTheme="minorEastAsia"/>
          <w:b/>
          <w:sz w:val="28"/>
          <w:szCs w:val="28"/>
        </w:rPr>
      </w:pPr>
      <w:r>
        <w:rPr>
          <w:rFonts w:hint="eastAsia" w:asciiTheme="minorEastAsia" w:hAnsiTheme="minorEastAsia"/>
          <w:b/>
          <w:sz w:val="28"/>
          <w:szCs w:val="28"/>
        </w:rPr>
        <w:t>相关文件</w:t>
      </w:r>
    </w:p>
    <w:p w14:paraId="112ACC15">
      <w:pPr>
        <w:keepNext w:val="0"/>
        <w:keepLines w:val="0"/>
        <w:pageBreakBefore w:val="0"/>
        <w:widowControl w:val="0"/>
        <w:kinsoku/>
        <w:wordWrap/>
        <w:overflowPunct/>
        <w:topLinePunct w:val="0"/>
        <w:autoSpaceDE/>
        <w:autoSpaceDN/>
        <w:bidi w:val="0"/>
        <w:adjustRightInd/>
        <w:snapToGrid/>
        <w:spacing w:line="440" w:lineRule="atLeast"/>
        <w:ind w:left="480" w:leftChars="200" w:right="0" w:rightChars="0" w:hanging="60" w:hangingChars="25"/>
        <w:jc w:val="both"/>
        <w:textAlignment w:val="auto"/>
        <w:outlineLvl w:val="9"/>
        <w:rPr>
          <w:rFonts w:hint="eastAsia" w:asciiTheme="minorEastAsia" w:hAnsiTheme="minorEastAsia"/>
          <w:sz w:val="24"/>
          <w:szCs w:val="24"/>
        </w:rPr>
      </w:pPr>
      <w:r>
        <w:rPr>
          <w:rFonts w:hint="eastAsia" w:asciiTheme="minorEastAsia" w:hAnsiTheme="minorEastAsia"/>
          <w:sz w:val="24"/>
          <w:szCs w:val="24"/>
        </w:rPr>
        <w:t>《不符合检测工作管理程序》          XZTC/CX-</w:t>
      </w:r>
      <w:r>
        <w:rPr>
          <w:rFonts w:hint="eastAsia" w:asciiTheme="minorEastAsia" w:hAnsiTheme="minorEastAsia"/>
          <w:sz w:val="24"/>
          <w:szCs w:val="24"/>
          <w:lang w:val="en-US" w:eastAsia="zh-CN"/>
        </w:rPr>
        <w:t>15-2022</w:t>
      </w:r>
    </w:p>
    <w:p w14:paraId="31CA61C7">
      <w:pPr>
        <w:keepNext w:val="0"/>
        <w:keepLines w:val="0"/>
        <w:pageBreakBefore w:val="0"/>
        <w:widowControl w:val="0"/>
        <w:kinsoku/>
        <w:wordWrap/>
        <w:overflowPunct/>
        <w:topLinePunct w:val="0"/>
        <w:autoSpaceDE/>
        <w:autoSpaceDN/>
        <w:bidi w:val="0"/>
        <w:adjustRightInd/>
        <w:snapToGrid/>
        <w:spacing w:line="440" w:lineRule="atLeast"/>
        <w:ind w:left="480" w:leftChars="200" w:right="0" w:rightChars="0" w:hanging="60" w:hangingChars="25"/>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rPr>
        <w:t>《实施纠正措施程序》                XZTC/CX-</w:t>
      </w:r>
      <w:r>
        <w:rPr>
          <w:rFonts w:hint="eastAsia" w:asciiTheme="minorEastAsia" w:hAnsiTheme="minorEastAsia"/>
          <w:sz w:val="24"/>
          <w:szCs w:val="24"/>
          <w:lang w:val="en-US" w:eastAsia="zh-CN"/>
        </w:rPr>
        <w:t>16-2022</w:t>
      </w:r>
    </w:p>
    <w:p w14:paraId="0FE293F8">
      <w:pPr>
        <w:keepNext w:val="0"/>
        <w:keepLines w:val="0"/>
        <w:pageBreakBefore w:val="0"/>
        <w:widowControl w:val="0"/>
        <w:kinsoku/>
        <w:wordWrap/>
        <w:overflowPunct/>
        <w:topLinePunct w:val="0"/>
        <w:autoSpaceDE/>
        <w:autoSpaceDN/>
        <w:bidi w:val="0"/>
        <w:adjustRightInd/>
        <w:snapToGrid/>
        <w:spacing w:line="440" w:lineRule="atLeast"/>
        <w:ind w:left="480" w:leftChars="200" w:right="0" w:rightChars="0" w:hanging="60" w:hangingChars="25"/>
        <w:jc w:val="both"/>
        <w:textAlignment w:val="auto"/>
        <w:outlineLvl w:val="9"/>
        <w:rPr>
          <w:rFonts w:hint="eastAsia" w:asciiTheme="minorEastAsia" w:hAnsiTheme="minorEastAsia"/>
          <w:sz w:val="24"/>
          <w:szCs w:val="24"/>
        </w:rPr>
      </w:pPr>
      <w:r>
        <w:rPr>
          <w:rFonts w:hint="eastAsia" w:asciiTheme="minorEastAsia" w:hAnsiTheme="minorEastAsia"/>
          <w:sz w:val="24"/>
          <w:szCs w:val="24"/>
        </w:rPr>
        <w:t xml:space="preserve">《实施预防措施程序》              </w:t>
      </w:r>
      <w:r>
        <w:rPr>
          <w:rFonts w:hint="eastAsia" w:asciiTheme="minorEastAsia" w:hAnsiTheme="minorEastAsia"/>
          <w:sz w:val="24"/>
          <w:szCs w:val="24"/>
          <w:lang w:val="en-US" w:eastAsia="zh-CN"/>
        </w:rPr>
        <w:t xml:space="preserve"> </w:t>
      </w:r>
      <w:r>
        <w:rPr>
          <w:rFonts w:hint="eastAsia" w:asciiTheme="minorEastAsia" w:hAnsiTheme="minorEastAsia"/>
          <w:sz w:val="24"/>
          <w:szCs w:val="24"/>
        </w:rPr>
        <w:t xml:space="preserve"> XZTC/CX-</w:t>
      </w:r>
      <w:r>
        <w:rPr>
          <w:rFonts w:hint="eastAsia" w:asciiTheme="minorEastAsia" w:hAnsiTheme="minorEastAsia"/>
          <w:sz w:val="24"/>
          <w:szCs w:val="24"/>
          <w:lang w:val="en-US" w:eastAsia="zh-CN"/>
        </w:rPr>
        <w:t>17-2022</w:t>
      </w:r>
    </w:p>
    <w:p w14:paraId="252677A0">
      <w:pPr>
        <w:keepNext w:val="0"/>
        <w:keepLines w:val="0"/>
        <w:pageBreakBefore w:val="0"/>
        <w:widowControl w:val="0"/>
        <w:kinsoku/>
        <w:wordWrap/>
        <w:overflowPunct/>
        <w:topLinePunct w:val="0"/>
        <w:autoSpaceDE/>
        <w:autoSpaceDN/>
        <w:bidi w:val="0"/>
        <w:adjustRightInd/>
        <w:snapToGrid/>
        <w:spacing w:line="440" w:lineRule="atLeast"/>
        <w:ind w:left="562" w:right="0" w:rightChars="0" w:hanging="562" w:hangingChars="200"/>
        <w:jc w:val="both"/>
        <w:textAlignment w:val="auto"/>
        <w:outlineLvl w:val="0"/>
        <w:rPr>
          <w:rFonts w:hint="eastAsia" w:asciiTheme="minorEastAsia" w:hAnsiTheme="minorEastAsia"/>
          <w:b/>
          <w:sz w:val="28"/>
          <w:szCs w:val="28"/>
        </w:rPr>
      </w:pPr>
      <w:r>
        <w:rPr>
          <w:rFonts w:hint="eastAsia" w:asciiTheme="minorEastAsia" w:hAnsiTheme="minorEastAsia"/>
          <w:b/>
          <w:sz w:val="28"/>
          <w:szCs w:val="28"/>
        </w:rPr>
        <w:t>6.记录</w:t>
      </w:r>
    </w:p>
    <w:p w14:paraId="3F77C2C6">
      <w:pPr>
        <w:keepNext w:val="0"/>
        <w:keepLines w:val="0"/>
        <w:pageBreakBefore w:val="0"/>
        <w:widowControl w:val="0"/>
        <w:kinsoku/>
        <w:wordWrap/>
        <w:overflowPunct/>
        <w:topLinePunct w:val="0"/>
        <w:autoSpaceDE/>
        <w:autoSpaceDN/>
        <w:bidi w:val="0"/>
        <w:adjustRightInd/>
        <w:snapToGrid/>
        <w:spacing w:line="440" w:lineRule="atLeast"/>
        <w:ind w:left="480" w:leftChars="200" w:right="0" w:rightChars="0" w:hanging="60" w:hangingChars="25"/>
        <w:jc w:val="both"/>
        <w:textAlignment w:val="auto"/>
        <w:outlineLvl w:val="9"/>
        <w:rPr>
          <w:rFonts w:hint="eastAsia" w:asciiTheme="minorEastAsia" w:hAnsiTheme="minorEastAsia"/>
          <w:sz w:val="24"/>
          <w:szCs w:val="24"/>
        </w:rPr>
      </w:pPr>
      <w:r>
        <w:rPr>
          <w:rFonts w:hint="eastAsia" w:asciiTheme="minorEastAsia" w:hAnsiTheme="minorEastAsia"/>
          <w:sz w:val="24"/>
          <w:szCs w:val="24"/>
        </w:rPr>
        <w:t>《</w:t>
      </w:r>
      <w:r>
        <w:rPr>
          <w:rFonts w:hint="eastAsia" w:asciiTheme="minorEastAsia" w:hAnsiTheme="minorEastAsia"/>
          <w:sz w:val="24"/>
          <w:szCs w:val="24"/>
          <w:lang w:eastAsia="zh-CN"/>
        </w:rPr>
        <w:t>年度</w:t>
      </w:r>
      <w:r>
        <w:rPr>
          <w:rFonts w:hint="eastAsia" w:asciiTheme="minorEastAsia" w:hAnsiTheme="minorEastAsia"/>
          <w:sz w:val="24"/>
          <w:szCs w:val="24"/>
        </w:rPr>
        <w:t xml:space="preserve">内部质量监控计划表》          </w:t>
      </w:r>
      <w:r>
        <w:rPr>
          <w:rFonts w:hint="eastAsia" w:asciiTheme="minorEastAsia" w:hAnsiTheme="minorEastAsia"/>
          <w:sz w:val="24"/>
          <w:szCs w:val="24"/>
          <w:lang w:val="en-US" w:eastAsia="zh-CN"/>
        </w:rPr>
        <w:t>XZTC/BG-30-01</w:t>
      </w:r>
    </w:p>
    <w:p w14:paraId="3AF515C9">
      <w:pPr>
        <w:keepNext w:val="0"/>
        <w:keepLines w:val="0"/>
        <w:pageBreakBefore w:val="0"/>
        <w:widowControl w:val="0"/>
        <w:kinsoku/>
        <w:wordWrap/>
        <w:overflowPunct/>
        <w:topLinePunct w:val="0"/>
        <w:autoSpaceDE/>
        <w:autoSpaceDN/>
        <w:bidi w:val="0"/>
        <w:adjustRightInd/>
        <w:snapToGrid/>
        <w:spacing w:line="440" w:lineRule="atLeast"/>
        <w:ind w:left="480" w:leftChars="200" w:right="0" w:rightChars="0" w:hanging="60" w:hangingChars="25"/>
        <w:jc w:val="both"/>
        <w:textAlignment w:val="auto"/>
        <w:outlineLvl w:val="9"/>
        <w:rPr>
          <w:rFonts w:hint="eastAsia" w:asciiTheme="minorEastAsia" w:hAnsiTheme="minorEastAsia"/>
          <w:sz w:val="24"/>
          <w:szCs w:val="24"/>
        </w:rPr>
      </w:pPr>
      <w:r>
        <w:rPr>
          <w:rFonts w:hint="eastAsia" w:asciiTheme="minorEastAsia" w:hAnsiTheme="minorEastAsia"/>
          <w:sz w:val="24"/>
          <w:szCs w:val="24"/>
        </w:rPr>
        <w:t xml:space="preserve">《质量控制异常情况记录表》          </w:t>
      </w:r>
      <w:r>
        <w:rPr>
          <w:rFonts w:hint="eastAsia" w:asciiTheme="minorEastAsia" w:hAnsiTheme="minorEastAsia"/>
          <w:sz w:val="24"/>
          <w:szCs w:val="24"/>
          <w:lang w:val="en-US" w:eastAsia="zh-CN"/>
        </w:rPr>
        <w:t>XZTC/BG-30-02</w:t>
      </w:r>
    </w:p>
    <w:p w14:paraId="26408D03">
      <w:pPr>
        <w:keepNext w:val="0"/>
        <w:keepLines w:val="0"/>
        <w:pageBreakBefore w:val="0"/>
        <w:widowControl w:val="0"/>
        <w:kinsoku/>
        <w:wordWrap/>
        <w:overflowPunct/>
        <w:topLinePunct w:val="0"/>
        <w:autoSpaceDE/>
        <w:autoSpaceDN/>
        <w:bidi w:val="0"/>
        <w:adjustRightInd/>
        <w:snapToGrid/>
        <w:spacing w:line="440" w:lineRule="atLeast"/>
        <w:ind w:left="480" w:leftChars="200" w:right="0" w:rightChars="0" w:hanging="60" w:hangingChars="25"/>
        <w:jc w:val="both"/>
        <w:textAlignment w:val="auto"/>
        <w:outlineLvl w:val="9"/>
        <w:rPr>
          <w:rFonts w:hint="eastAsia" w:asciiTheme="minorEastAsia" w:hAnsiTheme="minorEastAsia"/>
          <w:sz w:val="24"/>
          <w:szCs w:val="24"/>
          <w:lang w:val="en-US" w:eastAsia="zh-CN"/>
        </w:rPr>
      </w:pPr>
      <w:r>
        <w:rPr>
          <w:rFonts w:hint="eastAsia" w:asciiTheme="minorEastAsia" w:hAnsiTheme="minorEastAsia"/>
          <w:sz w:val="24"/>
          <w:szCs w:val="24"/>
        </w:rPr>
        <w:t xml:space="preserve">《能力验证计划表》                  </w:t>
      </w:r>
      <w:r>
        <w:rPr>
          <w:rFonts w:hint="eastAsia" w:asciiTheme="minorEastAsia" w:hAnsiTheme="minorEastAsia"/>
          <w:sz w:val="24"/>
          <w:szCs w:val="24"/>
          <w:lang w:val="en-US" w:eastAsia="zh-CN"/>
        </w:rPr>
        <w:t>XZTC/BG-30-03</w:t>
      </w:r>
    </w:p>
    <w:p w14:paraId="1D5B14A8">
      <w:pPr>
        <w:keepNext w:val="0"/>
        <w:keepLines w:val="0"/>
        <w:pageBreakBefore w:val="0"/>
        <w:widowControl w:val="0"/>
        <w:kinsoku/>
        <w:wordWrap/>
        <w:overflowPunct/>
        <w:topLinePunct w:val="0"/>
        <w:autoSpaceDE/>
        <w:autoSpaceDN/>
        <w:bidi w:val="0"/>
        <w:adjustRightInd/>
        <w:snapToGrid/>
        <w:spacing w:line="440" w:lineRule="atLeast"/>
        <w:ind w:left="480" w:leftChars="200" w:right="0" w:rightChars="0" w:hanging="60" w:hangingChars="25"/>
        <w:jc w:val="both"/>
        <w:textAlignment w:val="auto"/>
        <w:outlineLvl w:val="9"/>
        <w:rPr>
          <w:rFonts w:hint="eastAsia" w:asciiTheme="minorEastAsia" w:hAnsiTheme="minorEastAsia"/>
          <w:sz w:val="24"/>
          <w:szCs w:val="24"/>
        </w:rPr>
      </w:pPr>
      <w:r>
        <w:rPr>
          <w:rFonts w:hint="eastAsia" w:asciiTheme="minorEastAsia" w:hAnsiTheme="minorEastAsia"/>
          <w:sz w:val="24"/>
          <w:szCs w:val="24"/>
        </w:rPr>
        <w:t xml:space="preserve">《实验室间比对计划表》              </w:t>
      </w:r>
      <w:r>
        <w:rPr>
          <w:rFonts w:hint="eastAsia" w:asciiTheme="minorEastAsia" w:hAnsiTheme="minorEastAsia"/>
          <w:sz w:val="24"/>
          <w:szCs w:val="24"/>
          <w:lang w:val="en-US" w:eastAsia="zh-CN"/>
        </w:rPr>
        <w:t>XZTC/BG-30-04</w:t>
      </w:r>
    </w:p>
    <w:sectPr>
      <w:headerReference r:id="rId3" w:type="default"/>
      <w:footerReference r:id="rId4" w:type="default"/>
      <w:pgSz w:w="11906" w:h="16838"/>
      <w:pgMar w:top="1984" w:right="1587" w:bottom="1417" w:left="1587" w:header="1020" w:footer="850" w:gutter="0"/>
      <w:pgNumType w:fmt="decimal"/>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B5066">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AE5C80">
                          <w:pPr>
                            <w:pStyle w:val="2"/>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26AE5C80">
                    <w:pPr>
                      <w:pStyle w:val="2"/>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1F516">
    <w:pPr>
      <w:pBdr>
        <w:bottom w:val="none" w:color="auto" w:sz="0" w:space="0"/>
      </w:pBdr>
      <w:jc w:val="center"/>
      <w:rPr>
        <w:rFonts w:hint="eastAsia" w:asciiTheme="majorEastAsia" w:hAnsiTheme="majorEastAsia" w:eastAsiaTheme="majorEastAsia" w:cstheme="majorEastAsia"/>
        <w:b/>
        <w:bCs/>
        <w:sz w:val="36"/>
        <w:szCs w:val="36"/>
        <w:u w:val="none"/>
        <w:lang w:val="en-US" w:eastAsia="zh-CN"/>
      </w:rPr>
    </w:pPr>
    <w:r>
      <w:rPr>
        <w:rFonts w:hint="eastAsia" w:asciiTheme="majorEastAsia" w:hAnsiTheme="majorEastAsia" w:eastAsiaTheme="majorEastAsia" w:cstheme="majorEastAsia"/>
        <w:b/>
        <w:bCs/>
        <w:sz w:val="36"/>
        <w:szCs w:val="36"/>
        <w:u w:val="none"/>
        <w:lang w:val="en-US" w:eastAsia="zh-CN"/>
      </w:rPr>
      <w:t>检测结果质量控制及能力验证程序</w:t>
    </w:r>
  </w:p>
  <w:p w14:paraId="2D3CD861">
    <w:pPr>
      <w:pStyle w:val="3"/>
      <w:pBdr>
        <w:bottom w:val="single" w:color="auto" w:sz="4" w:space="1"/>
      </w:pBdr>
      <w:rPr>
        <w:u w:val="none"/>
      </w:rPr>
    </w:pPr>
    <w:r>
      <w:rPr>
        <w:rFonts w:hint="eastAsia" w:ascii="黑体" w:hAnsi="黑体" w:eastAsia="黑体" w:cs="黑体"/>
        <w:sz w:val="24"/>
        <w:szCs w:val="24"/>
        <w:u w:val="none"/>
        <w:lang w:val="en-US" w:eastAsia="zh-CN"/>
      </w:rPr>
      <w:t>程序文件      编号：XZTC/CX-30-2026            版本：第3版 第0次修订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1D8847"/>
    <w:multiLevelType w:val="singleLevel"/>
    <w:tmpl w:val="591D8847"/>
    <w:lvl w:ilvl="0" w:tentative="0">
      <w:start w:val="5"/>
      <w:numFmt w:val="decimal"/>
      <w:suff w:val="nothing"/>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陈建刚">
    <w15:presenceInfo w15:providerId="None" w15:userId="陈建刚"/>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10"/>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I2MzhjODE3MjE3YjUxM2FiN2NlYjkwOGExMjkzNmYifQ=="/>
  </w:docVars>
  <w:rsids>
    <w:rsidRoot w:val="00384B66"/>
    <w:rsid w:val="0008678A"/>
    <w:rsid w:val="00087179"/>
    <w:rsid w:val="00192FA1"/>
    <w:rsid w:val="001C7C5F"/>
    <w:rsid w:val="00350E6D"/>
    <w:rsid w:val="00384B66"/>
    <w:rsid w:val="003875C3"/>
    <w:rsid w:val="004347D5"/>
    <w:rsid w:val="004C0DF1"/>
    <w:rsid w:val="005A040A"/>
    <w:rsid w:val="0060260F"/>
    <w:rsid w:val="008B6F9D"/>
    <w:rsid w:val="008C7B08"/>
    <w:rsid w:val="008D540B"/>
    <w:rsid w:val="009729D6"/>
    <w:rsid w:val="00BA4B2C"/>
    <w:rsid w:val="00C46160"/>
    <w:rsid w:val="00CD3606"/>
    <w:rsid w:val="00ED472A"/>
    <w:rsid w:val="00F87260"/>
    <w:rsid w:val="066E446F"/>
    <w:rsid w:val="083C225B"/>
    <w:rsid w:val="0A1563A1"/>
    <w:rsid w:val="0DAA6C5F"/>
    <w:rsid w:val="108E0677"/>
    <w:rsid w:val="244B0CF7"/>
    <w:rsid w:val="27375E1A"/>
    <w:rsid w:val="273A677C"/>
    <w:rsid w:val="2CB567E0"/>
    <w:rsid w:val="3E6C61EB"/>
    <w:rsid w:val="40090159"/>
    <w:rsid w:val="419522B2"/>
    <w:rsid w:val="456D0FCA"/>
    <w:rsid w:val="46464B9E"/>
    <w:rsid w:val="504536E8"/>
    <w:rsid w:val="5AA36FDE"/>
    <w:rsid w:val="5EA404B1"/>
    <w:rsid w:val="60DE1FB2"/>
    <w:rsid w:val="647A5DA0"/>
    <w:rsid w:val="715B7A94"/>
    <w:rsid w:val="76C37768"/>
    <w:rsid w:val="797A6B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unhideWhenUsed/>
    <w:qFormat/>
    <w:uiPriority w:val="1"/>
  </w:style>
  <w:style w:type="table" w:default="1" w:styleId="4">
    <w:name w:val="Normal Table"/>
    <w:unhideWhenUsed/>
    <w:qFormat/>
    <w:uiPriority w:val="99"/>
    <w:tblPr>
      <w:tblCellMar>
        <w:top w:w="0" w:type="dxa"/>
        <w:left w:w="108" w:type="dxa"/>
        <w:bottom w:w="0" w:type="dxa"/>
        <w:right w:w="108" w:type="dxa"/>
      </w:tblCellMar>
    </w:tblPr>
  </w:style>
  <w:style w:type="paragraph" w:styleId="2">
    <w:name w:val="footer"/>
    <w:basedOn w:val="1"/>
    <w:semiHidden/>
    <w:unhideWhenUsed/>
    <w:uiPriority w:val="99"/>
    <w:pPr>
      <w:tabs>
        <w:tab w:val="center" w:pos="4153"/>
        <w:tab w:val="right" w:pos="8306"/>
      </w:tabs>
      <w:snapToGrid w:val="0"/>
      <w:jc w:val="left"/>
    </w:pPr>
    <w:rPr>
      <w:sz w:val="18"/>
    </w:rPr>
  </w:style>
  <w:style w:type="paragraph" w:styleId="3">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6">
    <w:name w:val="List Paragraph"/>
    <w:basedOn w:val="1"/>
    <w:qFormat/>
    <w:uiPriority w:val="34"/>
    <w:pPr>
      <w:ind w:firstLine="420" w:firstLineChars="200"/>
    </w:pPr>
  </w:style>
  <w:style w:type="paragraph" w:customStyle="1" w:styleId="7">
    <w:name w:val="Default"/>
    <w:qFormat/>
    <w:uiPriority w:val="0"/>
    <w:pPr>
      <w:widowControl w:val="0"/>
      <w:autoSpaceDE w:val="0"/>
      <w:autoSpaceDN w:val="0"/>
      <w:adjustRightInd w:val="0"/>
    </w:pPr>
    <w:rPr>
      <w:rFonts w:ascii="Arial" w:hAnsi="Arial" w:eastAsia="宋体" w:cs="Arial"/>
      <w:color w:val="00000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A48857-8466-4313-842F-DE4110EBF06E}">
  <ds:schemaRefs/>
</ds:datastoreItem>
</file>

<file path=docProps/app.xml><?xml version="1.0" encoding="utf-8"?>
<Properties xmlns="http://schemas.openxmlformats.org/officeDocument/2006/extended-properties" xmlns:vt="http://schemas.openxmlformats.org/officeDocument/2006/docPropsVTypes">
  <Template>Normal</Template>
  <Pages>6</Pages>
  <Words>4343</Words>
  <Characters>4912</Characters>
  <Lines>27</Lines>
  <Paragraphs>7</Paragraphs>
  <TotalTime>40</TotalTime>
  <ScaleCrop>false</ScaleCrop>
  <LinksUpToDate>false</LinksUpToDate>
  <CharactersWithSpaces>5094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2017-05-08T08:29:00Z</dcterms:created>
  <dc:creator>中和鉴</dc:creator>
  <cp:lastModifiedBy>陈建刚</cp:lastModifiedBy>
  <dcterms:modified xsi:type="dcterms:W3CDTF">2026-07-05T10:24:17Z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01F3B3CFE5A9416AAD1FCE24A3655197_13</vt:lpwstr>
  </property>
  <property fmtid="{D5CDD505-2E9C-101B-9397-08002B2CF9AE}" pid="4" name="KSOTemplateDocerSaveRecord">
    <vt:lpwstr>eyJoZGlkIjoiZTc2NTBjNTNjOWJlMjE5NTdkMDFiYmY1YzBmZGY2YmEiLCJ1c2VySWQiOiIxODY2OTczMTE3In0=</vt:lpwstr>
  </property>
</Properties>
</file>