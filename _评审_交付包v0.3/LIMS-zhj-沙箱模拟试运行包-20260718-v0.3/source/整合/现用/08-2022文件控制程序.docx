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BB136A">
      <w:pPr>
        <w:pStyle w:val="9"/>
        <w:keepNext w:val="0"/>
        <w:keepLines w:val="0"/>
        <w:pageBreakBefore w:val="0"/>
        <w:widowControl w:val="0"/>
        <w:numPr>
          <w:ilvl w:val="0"/>
          <w:numId w:val="1"/>
        </w:numPr>
        <w:kinsoku/>
        <w:wordWrap/>
        <w:overflowPunct/>
        <w:topLinePunct w:val="0"/>
        <w:autoSpaceDE/>
        <w:autoSpaceDN/>
        <w:bidi w:val="0"/>
        <w:adjustRightInd/>
        <w:snapToGrid/>
        <w:spacing w:line="440" w:lineRule="atLeast"/>
        <w:ind w:right="0" w:rightChars="0" w:firstLineChars="0"/>
        <w:jc w:val="both"/>
        <w:textAlignment w:val="auto"/>
        <w:outlineLvl w:val="0"/>
        <w:rPr>
          <w:rFonts w:asciiTheme="minorEastAsia" w:hAnsiTheme="minorEastAsia" w:eastAsiaTheme="minorEastAsia"/>
          <w:b/>
          <w:sz w:val="28"/>
          <w:szCs w:val="28"/>
        </w:rPr>
      </w:pPr>
      <w:r>
        <w:rPr>
          <w:rFonts w:hint="eastAsia" w:asciiTheme="minorEastAsia" w:hAnsiTheme="minorEastAsia" w:eastAsiaTheme="minorEastAsia"/>
          <w:b/>
          <w:sz w:val="28"/>
          <w:szCs w:val="28"/>
        </w:rPr>
        <w:t>目的</w:t>
      </w:r>
    </w:p>
    <w:p w14:paraId="6652E5A2">
      <w:pPr>
        <w:pStyle w:val="9"/>
        <w:keepNext w:val="0"/>
        <w:keepLines w:val="0"/>
        <w:pageBreakBefore w:val="0"/>
        <w:widowControl w:val="0"/>
        <w:kinsoku/>
        <w:wordWrap/>
        <w:overflowPunct/>
        <w:topLinePunct w:val="0"/>
        <w:autoSpaceDE/>
        <w:autoSpaceDN/>
        <w:bidi w:val="0"/>
        <w:adjustRightInd/>
        <w:snapToGrid/>
        <w:spacing w:line="440" w:lineRule="atLeast"/>
        <w:ind w:right="0" w:rightChars="0"/>
        <w:jc w:val="both"/>
        <w:textAlignment w:val="auto"/>
        <w:outlineLvl w:val="9"/>
        <w:rPr>
          <w:rFonts w:hint="eastAsia" w:asciiTheme="minorEastAsia" w:hAnsiTheme="minorEastAsia" w:eastAsiaTheme="minorEastAsia"/>
          <w:sz w:val="24"/>
          <w:szCs w:val="24"/>
        </w:rPr>
      </w:pPr>
      <w:r>
        <w:rPr>
          <w:rFonts w:hint="eastAsia" w:asciiTheme="minorEastAsia" w:hAnsiTheme="minorEastAsia" w:eastAsiaTheme="minorEastAsia"/>
          <w:sz w:val="24"/>
          <w:szCs w:val="24"/>
        </w:rPr>
        <w:t>为使管理体系文件受控，确保文件的现行有效和保密，特编制本程序。</w:t>
      </w:r>
    </w:p>
    <w:p w14:paraId="434D2FCB">
      <w:pPr>
        <w:pStyle w:val="9"/>
        <w:keepNext w:val="0"/>
        <w:keepLines w:val="0"/>
        <w:pageBreakBefore w:val="0"/>
        <w:widowControl w:val="0"/>
        <w:numPr>
          <w:ilvl w:val="0"/>
          <w:numId w:val="1"/>
        </w:numPr>
        <w:kinsoku/>
        <w:wordWrap/>
        <w:overflowPunct/>
        <w:topLinePunct w:val="0"/>
        <w:autoSpaceDE/>
        <w:autoSpaceDN/>
        <w:bidi w:val="0"/>
        <w:adjustRightInd/>
        <w:snapToGrid/>
        <w:spacing w:line="440" w:lineRule="atLeast"/>
        <w:ind w:right="0" w:rightChars="0" w:firstLineChars="0"/>
        <w:jc w:val="both"/>
        <w:textAlignment w:val="auto"/>
        <w:outlineLvl w:val="0"/>
        <w:rPr>
          <w:rFonts w:asciiTheme="minorEastAsia" w:hAnsiTheme="minorEastAsia" w:eastAsiaTheme="minorEastAsia"/>
          <w:b/>
          <w:sz w:val="28"/>
          <w:szCs w:val="28"/>
        </w:rPr>
      </w:pPr>
      <w:r>
        <w:rPr>
          <w:rFonts w:hint="eastAsia" w:asciiTheme="minorEastAsia" w:hAnsiTheme="minorEastAsia" w:eastAsiaTheme="minorEastAsia"/>
          <w:b/>
          <w:sz w:val="28"/>
          <w:szCs w:val="28"/>
        </w:rPr>
        <w:t>范围</w:t>
      </w:r>
    </w:p>
    <w:p w14:paraId="280F51C6">
      <w:pPr>
        <w:pStyle w:val="9"/>
        <w:keepNext w:val="0"/>
        <w:keepLines w:val="0"/>
        <w:pageBreakBefore w:val="0"/>
        <w:widowControl w:val="0"/>
        <w:kinsoku/>
        <w:wordWrap/>
        <w:overflowPunct/>
        <w:topLinePunct w:val="0"/>
        <w:autoSpaceDE/>
        <w:autoSpaceDN/>
        <w:bidi w:val="0"/>
        <w:adjustRightInd/>
        <w:snapToGrid/>
        <w:spacing w:line="440" w:lineRule="atLeast"/>
        <w:ind w:right="0" w:rightChars="0"/>
        <w:jc w:val="both"/>
        <w:textAlignment w:val="auto"/>
        <w:outlineLvl w:val="9"/>
        <w:rPr>
          <w:rFonts w:hint="eastAsia" w:asciiTheme="minorEastAsia" w:hAnsiTheme="minorEastAsia" w:eastAsiaTheme="minorEastAsia"/>
          <w:sz w:val="24"/>
          <w:szCs w:val="24"/>
        </w:rPr>
      </w:pPr>
      <w:r>
        <w:rPr>
          <w:rFonts w:hint="eastAsia" w:asciiTheme="minorEastAsia" w:hAnsiTheme="minorEastAsia" w:eastAsiaTheme="minorEastAsia"/>
          <w:sz w:val="24"/>
          <w:szCs w:val="24"/>
        </w:rPr>
        <w:t>适用于本公司质量管理体系文件的全部内容及外来文件的控制。</w:t>
      </w:r>
    </w:p>
    <w:p w14:paraId="7D03C201">
      <w:pPr>
        <w:pStyle w:val="9"/>
        <w:keepNext w:val="0"/>
        <w:keepLines w:val="0"/>
        <w:pageBreakBefore w:val="0"/>
        <w:widowControl w:val="0"/>
        <w:numPr>
          <w:ilvl w:val="0"/>
          <w:numId w:val="1"/>
        </w:numPr>
        <w:kinsoku/>
        <w:wordWrap/>
        <w:overflowPunct/>
        <w:topLinePunct w:val="0"/>
        <w:autoSpaceDE/>
        <w:autoSpaceDN/>
        <w:bidi w:val="0"/>
        <w:adjustRightInd/>
        <w:snapToGrid/>
        <w:spacing w:line="440" w:lineRule="atLeast"/>
        <w:ind w:right="0" w:rightChars="0" w:firstLineChars="0"/>
        <w:jc w:val="both"/>
        <w:textAlignment w:val="auto"/>
        <w:outlineLvl w:val="0"/>
        <w:rPr>
          <w:rFonts w:asciiTheme="minorEastAsia" w:hAnsiTheme="minorEastAsia" w:eastAsiaTheme="minorEastAsia"/>
          <w:b/>
          <w:sz w:val="28"/>
          <w:szCs w:val="28"/>
        </w:rPr>
      </w:pPr>
      <w:r>
        <w:rPr>
          <w:rFonts w:hint="eastAsia" w:asciiTheme="minorEastAsia" w:hAnsiTheme="minorEastAsia" w:eastAsiaTheme="minorEastAsia"/>
          <w:b/>
          <w:sz w:val="28"/>
          <w:szCs w:val="28"/>
        </w:rPr>
        <w:t>职责</w:t>
      </w:r>
    </w:p>
    <w:p w14:paraId="12DC197F">
      <w:pPr>
        <w:keepNext w:val="0"/>
        <w:keepLines w:val="0"/>
        <w:pageBreakBefore w:val="0"/>
        <w:widowControl w:val="0"/>
        <w:kinsoku/>
        <w:wordWrap/>
        <w:overflowPunct/>
        <w:topLinePunct w:val="0"/>
        <w:autoSpaceDE/>
        <w:autoSpaceDN/>
        <w:bidi w:val="0"/>
        <w:adjustRightInd/>
        <w:snapToGrid/>
        <w:spacing w:line="440" w:lineRule="atLeast"/>
        <w:ind w:left="0" w:leftChars="0" w:right="0" w:rightChars="0" w:firstLine="0" w:firstLineChars="0"/>
        <w:jc w:val="both"/>
        <w:textAlignment w:val="auto"/>
        <w:outlineLvl w:val="1"/>
        <w:rPr>
          <w:rFonts w:hint="eastAsia" w:asciiTheme="minorEastAsia" w:hAnsiTheme="minorEastAsia" w:eastAsiaTheme="minorEastAsia"/>
          <w:b/>
          <w:bCs/>
          <w:sz w:val="24"/>
          <w:szCs w:val="24"/>
          <w:lang w:eastAsia="zh-CN"/>
        </w:rPr>
      </w:pPr>
      <w:r>
        <w:rPr>
          <w:rFonts w:hint="eastAsia" w:asciiTheme="minorEastAsia" w:hAnsiTheme="minorEastAsia" w:eastAsiaTheme="minorEastAsia"/>
          <w:b/>
          <w:bCs/>
          <w:sz w:val="24"/>
          <w:szCs w:val="24"/>
        </w:rPr>
        <w:t>3.1</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实验室主任</w:t>
      </w:r>
      <w:del w:id="0" w:author="陈建刚" w:date="2026-07-05T13:25:23Z">
        <w:r>
          <w:rPr>
            <w:rFonts w:hint="eastAsia" w:asciiTheme="minorEastAsia" w:hAnsiTheme="minorEastAsia" w:eastAsiaTheme="minorEastAsia"/>
            <w:b/>
            <w:bCs/>
            <w:sz w:val="24"/>
            <w:szCs w:val="24"/>
          </w:rPr>
          <w:delText>应：</w:delText>
        </w:r>
      </w:del>
    </w:p>
    <w:p w14:paraId="770BF7A2">
      <w:pPr>
        <w:keepNext w:val="0"/>
        <w:keepLines w:val="0"/>
        <w:pageBreakBefore w:val="0"/>
        <w:widowControl w:val="0"/>
        <w:kinsoku/>
        <w:wordWrap/>
        <w:overflowPunct/>
        <w:topLinePunct w:val="0"/>
        <w:autoSpaceDE/>
        <w:autoSpaceDN/>
        <w:bidi w:val="0"/>
        <w:adjustRightInd/>
        <w:snapToGrid/>
        <w:spacing w:line="440" w:lineRule="atLeast"/>
        <w:ind w:left="0" w:leftChars="0" w:right="0" w:rightChars="0" w:firstLine="0" w:firstLineChars="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3.1.1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批准《质量手册》《程序文件》和所有的作业指导书等重要的质量管理文件和本公司外发文件的签发、上级来文的批阅。</w:t>
      </w:r>
    </w:p>
    <w:p w14:paraId="35221404">
      <w:pPr>
        <w:keepNext w:val="0"/>
        <w:keepLines w:val="0"/>
        <w:pageBreakBefore w:val="0"/>
        <w:widowControl w:val="0"/>
        <w:kinsoku/>
        <w:wordWrap/>
        <w:overflowPunct/>
        <w:topLinePunct w:val="0"/>
        <w:autoSpaceDE/>
        <w:autoSpaceDN/>
        <w:bidi w:val="0"/>
        <w:adjustRightInd/>
        <w:snapToGrid/>
        <w:spacing w:line="440" w:lineRule="atLeast"/>
        <w:ind w:left="0" w:leftChars="0" w:right="0" w:rightChars="0" w:firstLine="0" w:firstLineChars="0"/>
        <w:jc w:val="both"/>
        <w:textAlignment w:val="auto"/>
        <w:outlineLvl w:val="1"/>
        <w:rPr>
          <w:rFonts w:hint="eastAsia" w:asciiTheme="minorEastAsia" w:hAnsiTheme="minorEastAsia" w:eastAsiaTheme="minorEastAsia"/>
          <w:b/>
          <w:bCs/>
          <w:sz w:val="24"/>
          <w:szCs w:val="24"/>
          <w:lang w:eastAsia="zh-CN"/>
        </w:rPr>
      </w:pPr>
      <w:r>
        <w:rPr>
          <w:rFonts w:hint="eastAsia" w:asciiTheme="minorEastAsia" w:hAnsiTheme="minorEastAsia" w:eastAsiaTheme="minorEastAsia"/>
          <w:b/>
          <w:bCs/>
          <w:sz w:val="24"/>
          <w:szCs w:val="24"/>
        </w:rPr>
        <w:t>3.2</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质量负责人</w:t>
      </w:r>
      <w:del w:id="1" w:author="陈建刚" w:date="2026-07-05T13:25:23Z">
        <w:r>
          <w:rPr>
            <w:rFonts w:hint="eastAsia" w:asciiTheme="minorEastAsia" w:hAnsiTheme="minorEastAsia" w:eastAsiaTheme="minorEastAsia"/>
            <w:b/>
            <w:bCs/>
            <w:sz w:val="24"/>
            <w:szCs w:val="24"/>
          </w:rPr>
          <w:delText>应：</w:delText>
        </w:r>
      </w:del>
    </w:p>
    <w:p w14:paraId="5394F45C">
      <w:pPr>
        <w:keepNext w:val="0"/>
        <w:keepLines w:val="0"/>
        <w:pageBreakBefore w:val="0"/>
        <w:widowControl w:val="0"/>
        <w:kinsoku/>
        <w:wordWrap/>
        <w:overflowPunct/>
        <w:topLinePunct w:val="0"/>
        <w:autoSpaceDE/>
        <w:autoSpaceDN/>
        <w:bidi w:val="0"/>
        <w:adjustRightInd/>
        <w:snapToGrid/>
        <w:spacing w:line="440" w:lineRule="atLeast"/>
        <w:ind w:left="0" w:leftChars="0" w:right="0" w:rightChars="0" w:firstLine="0" w:firstLineChars="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3.2.1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负责组织编制《质量手册》《程序文件》；</w:t>
      </w:r>
    </w:p>
    <w:p w14:paraId="7CB771DC">
      <w:pPr>
        <w:keepNext w:val="0"/>
        <w:keepLines w:val="0"/>
        <w:pageBreakBefore w:val="0"/>
        <w:widowControl w:val="0"/>
        <w:kinsoku/>
        <w:wordWrap/>
        <w:overflowPunct/>
        <w:topLinePunct w:val="0"/>
        <w:autoSpaceDE/>
        <w:autoSpaceDN/>
        <w:bidi w:val="0"/>
        <w:adjustRightInd/>
        <w:snapToGrid/>
        <w:spacing w:line="440" w:lineRule="atLeast"/>
        <w:ind w:left="0" w:leftChars="0" w:right="0" w:rightChars="0" w:firstLine="0" w:firstLineChars="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3.2.2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负责《质量手册》各管理类程序文件的审核；</w:t>
      </w:r>
    </w:p>
    <w:p w14:paraId="5A3BEA59">
      <w:pPr>
        <w:keepNext w:val="0"/>
        <w:keepLines w:val="0"/>
        <w:pageBreakBefore w:val="0"/>
        <w:widowControl w:val="0"/>
        <w:kinsoku/>
        <w:wordWrap/>
        <w:overflowPunct/>
        <w:topLinePunct w:val="0"/>
        <w:autoSpaceDE/>
        <w:autoSpaceDN/>
        <w:bidi w:val="0"/>
        <w:adjustRightInd/>
        <w:snapToGrid/>
        <w:spacing w:line="440" w:lineRule="atLeast"/>
        <w:ind w:left="0" w:leftChars="0" w:right="0" w:rightChars="0" w:firstLine="0" w:firstLineChars="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3.2.3</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负责批准管理类作业指导书；</w:t>
      </w:r>
    </w:p>
    <w:p w14:paraId="053F52CB">
      <w:pPr>
        <w:keepNext w:val="0"/>
        <w:keepLines w:val="0"/>
        <w:pageBreakBefore w:val="0"/>
        <w:widowControl w:val="0"/>
        <w:kinsoku/>
        <w:wordWrap/>
        <w:overflowPunct/>
        <w:topLinePunct w:val="0"/>
        <w:autoSpaceDE/>
        <w:autoSpaceDN/>
        <w:bidi w:val="0"/>
        <w:adjustRightInd/>
        <w:snapToGrid/>
        <w:spacing w:line="440" w:lineRule="atLeast"/>
        <w:ind w:left="0" w:leftChars="0" w:right="0" w:rightChars="0" w:firstLine="0" w:firstLineChars="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3.2.4</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负责维护管理体系文件的有效性并组织对文件进行定期审查。</w:t>
      </w:r>
    </w:p>
    <w:p w14:paraId="16E1CFA6">
      <w:pPr>
        <w:keepNext w:val="0"/>
        <w:keepLines w:val="0"/>
        <w:pageBreakBefore w:val="0"/>
        <w:widowControl w:val="0"/>
        <w:kinsoku/>
        <w:wordWrap/>
        <w:overflowPunct/>
        <w:topLinePunct w:val="0"/>
        <w:autoSpaceDE/>
        <w:autoSpaceDN/>
        <w:bidi w:val="0"/>
        <w:adjustRightInd/>
        <w:snapToGrid/>
        <w:spacing w:line="440" w:lineRule="atLeast"/>
        <w:ind w:left="0" w:leftChars="0" w:right="0" w:rightChars="0" w:firstLine="0" w:firstLineChars="0"/>
        <w:jc w:val="both"/>
        <w:textAlignment w:val="auto"/>
        <w:outlineLvl w:val="1"/>
        <w:rPr>
          <w:rFonts w:hint="eastAsia" w:asciiTheme="minorEastAsia" w:hAnsiTheme="minorEastAsia" w:eastAsiaTheme="minorEastAsia"/>
          <w:b/>
          <w:bCs/>
          <w:sz w:val="24"/>
          <w:szCs w:val="24"/>
          <w:lang w:eastAsia="zh-CN"/>
        </w:rPr>
      </w:pPr>
      <w:r>
        <w:rPr>
          <w:rFonts w:hint="eastAsia" w:asciiTheme="minorEastAsia" w:hAnsiTheme="minorEastAsia" w:eastAsiaTheme="minorEastAsia"/>
          <w:b/>
          <w:bCs/>
          <w:sz w:val="24"/>
          <w:szCs w:val="24"/>
        </w:rPr>
        <w:t>3.3</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技术负责人</w:t>
      </w:r>
      <w:del w:id="2" w:author="陈建刚" w:date="2026-07-05T13:25:23Z">
        <w:r>
          <w:rPr>
            <w:rFonts w:hint="eastAsia" w:asciiTheme="minorEastAsia" w:hAnsiTheme="minorEastAsia" w:eastAsiaTheme="minorEastAsia"/>
            <w:b/>
            <w:bCs/>
            <w:sz w:val="24"/>
            <w:szCs w:val="24"/>
          </w:rPr>
          <w:delText>应：</w:delText>
        </w:r>
      </w:del>
    </w:p>
    <w:p w14:paraId="21FC7C85">
      <w:pPr>
        <w:keepNext w:val="0"/>
        <w:keepLines w:val="0"/>
        <w:pageBreakBefore w:val="0"/>
        <w:widowControl w:val="0"/>
        <w:kinsoku/>
        <w:wordWrap/>
        <w:overflowPunct/>
        <w:topLinePunct w:val="0"/>
        <w:autoSpaceDE/>
        <w:autoSpaceDN/>
        <w:bidi w:val="0"/>
        <w:adjustRightInd/>
        <w:snapToGrid/>
        <w:spacing w:line="440" w:lineRule="atLeast"/>
        <w:ind w:left="0" w:leftChars="0" w:right="0" w:rightChars="0" w:firstLine="0" w:firstLineChars="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3.3.1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负责审核技术类程序文件批准技术作业指导文件和检验标准，规范的查新；</w:t>
      </w:r>
    </w:p>
    <w:p w14:paraId="2058CAA8">
      <w:pPr>
        <w:keepNext w:val="0"/>
        <w:keepLines w:val="0"/>
        <w:pageBreakBefore w:val="0"/>
        <w:widowControl w:val="0"/>
        <w:kinsoku/>
        <w:wordWrap/>
        <w:overflowPunct/>
        <w:topLinePunct w:val="0"/>
        <w:autoSpaceDE/>
        <w:autoSpaceDN/>
        <w:bidi w:val="0"/>
        <w:adjustRightInd/>
        <w:snapToGrid/>
        <w:spacing w:line="440" w:lineRule="atLeast"/>
        <w:ind w:left="0" w:leftChars="0" w:right="0" w:rightChars="0" w:firstLine="0" w:firstLineChars="0"/>
        <w:jc w:val="both"/>
        <w:textAlignment w:val="auto"/>
        <w:outlineLvl w:val="1"/>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3.4</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办公室主任</w:t>
      </w:r>
      <w:del w:id="3" w:author="陈建刚" w:date="2026-07-05T13:25:23Z">
        <w:r>
          <w:rPr>
            <w:rFonts w:hint="eastAsia" w:asciiTheme="minorEastAsia" w:hAnsiTheme="minorEastAsia" w:eastAsiaTheme="minorEastAsia"/>
            <w:b/>
            <w:bCs/>
            <w:sz w:val="24"/>
            <w:szCs w:val="24"/>
            <w:lang w:val="en-US" w:eastAsia="zh-CN"/>
          </w:rPr>
          <w:delText>应</w:delText>
        </w:r>
      </w:del>
      <w:del w:id="4" w:author="陈建刚" w:date="2026-07-05T13:25:23Z">
        <w:r>
          <w:rPr>
            <w:rFonts w:hint="eastAsia" w:asciiTheme="minorEastAsia" w:hAnsiTheme="minorEastAsia" w:eastAsiaTheme="minorEastAsia"/>
            <w:b/>
            <w:bCs/>
            <w:sz w:val="24"/>
            <w:szCs w:val="24"/>
          </w:rPr>
          <w:delText>：</w:delText>
        </w:r>
      </w:del>
    </w:p>
    <w:p w14:paraId="5780F8AA">
      <w:pPr>
        <w:keepNext w:val="0"/>
        <w:keepLines w:val="0"/>
        <w:pageBreakBefore w:val="0"/>
        <w:widowControl w:val="0"/>
        <w:kinsoku/>
        <w:wordWrap/>
        <w:overflowPunct/>
        <w:topLinePunct w:val="0"/>
        <w:autoSpaceDE/>
        <w:autoSpaceDN/>
        <w:bidi w:val="0"/>
        <w:adjustRightInd/>
        <w:snapToGrid/>
        <w:spacing w:line="440" w:lineRule="atLeast"/>
        <w:ind w:left="0" w:leftChars="0" w:right="0" w:rightChars="0" w:firstLine="0" w:firstLineChars="0"/>
        <w:jc w:val="both"/>
        <w:textAlignment w:val="auto"/>
        <w:outlineLvl w:val="2"/>
        <w:rPr>
          <w:rFonts w:asciiTheme="minorEastAsia" w:hAnsiTheme="minorEastAsia" w:eastAsiaTheme="minorEastAsia"/>
          <w:sz w:val="24"/>
          <w:szCs w:val="24"/>
        </w:rPr>
      </w:pPr>
      <w:r>
        <w:rPr>
          <w:rFonts w:hint="eastAsia" w:asciiTheme="minorEastAsia" w:hAnsiTheme="minorEastAsia" w:eastAsiaTheme="minorEastAsia"/>
          <w:sz w:val="24"/>
          <w:szCs w:val="24"/>
        </w:rPr>
        <w:t>3.4.1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负责组织编制管理类作业指导书对其进行审核；</w:t>
      </w:r>
    </w:p>
    <w:p w14:paraId="7768B0DA">
      <w:pPr>
        <w:keepNext w:val="0"/>
        <w:keepLines w:val="0"/>
        <w:pageBreakBefore w:val="0"/>
        <w:widowControl w:val="0"/>
        <w:kinsoku/>
        <w:wordWrap/>
        <w:overflowPunct/>
        <w:topLinePunct w:val="0"/>
        <w:autoSpaceDE/>
        <w:autoSpaceDN/>
        <w:bidi w:val="0"/>
        <w:adjustRightInd/>
        <w:snapToGrid/>
        <w:spacing w:line="440" w:lineRule="atLeast"/>
        <w:ind w:left="0" w:leftChars="0" w:right="0" w:rightChars="0" w:firstLine="0" w:firstLineChars="0"/>
        <w:jc w:val="both"/>
        <w:textAlignment w:val="auto"/>
        <w:outlineLvl w:val="1"/>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3.5</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监督员</w:t>
      </w:r>
      <w:del w:id="5" w:author="陈建刚" w:date="2026-07-05T13:25:23Z">
        <w:r>
          <w:rPr>
            <w:rFonts w:hint="eastAsia" w:asciiTheme="minorEastAsia" w:hAnsiTheme="minorEastAsia" w:eastAsiaTheme="minorEastAsia"/>
            <w:b/>
            <w:bCs/>
            <w:sz w:val="24"/>
            <w:szCs w:val="24"/>
            <w:lang w:val="en-US" w:eastAsia="zh-CN"/>
          </w:rPr>
          <w:delText>应：</w:delText>
        </w:r>
      </w:del>
    </w:p>
    <w:p w14:paraId="3ACF142D">
      <w:pPr>
        <w:keepNext w:val="0"/>
        <w:keepLines w:val="0"/>
        <w:pageBreakBefore w:val="0"/>
        <w:widowControl w:val="0"/>
        <w:kinsoku/>
        <w:wordWrap/>
        <w:overflowPunct/>
        <w:topLinePunct w:val="0"/>
        <w:autoSpaceDE/>
        <w:autoSpaceDN/>
        <w:bidi w:val="0"/>
        <w:adjustRightInd/>
        <w:snapToGrid/>
        <w:spacing w:line="440" w:lineRule="atLeast"/>
        <w:ind w:left="0" w:leftChars="0" w:right="0" w:rightChars="0" w:firstLine="0" w:firstLineChars="0"/>
        <w:jc w:val="both"/>
        <w:textAlignment w:val="auto"/>
        <w:outlineLvl w:val="2"/>
        <w:rPr>
          <w:rFonts w:asciiTheme="minorEastAsia" w:hAnsiTheme="minorEastAsia" w:eastAsiaTheme="minorEastAsia"/>
          <w:sz w:val="24"/>
          <w:szCs w:val="24"/>
        </w:rPr>
      </w:pPr>
      <w:r>
        <w:rPr>
          <w:rFonts w:hint="eastAsia" w:asciiTheme="minorEastAsia" w:hAnsiTheme="minorEastAsia" w:eastAsiaTheme="minorEastAsia"/>
          <w:sz w:val="24"/>
          <w:szCs w:val="24"/>
        </w:rPr>
        <w:t>3.5.1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负责组织编制技术类作业指导书并对其进行审核；</w:t>
      </w:r>
    </w:p>
    <w:p w14:paraId="2D5E47CC">
      <w:pPr>
        <w:keepNext w:val="0"/>
        <w:keepLines w:val="0"/>
        <w:pageBreakBefore w:val="0"/>
        <w:widowControl w:val="0"/>
        <w:kinsoku/>
        <w:wordWrap/>
        <w:overflowPunct/>
        <w:topLinePunct w:val="0"/>
        <w:autoSpaceDE/>
        <w:autoSpaceDN/>
        <w:bidi w:val="0"/>
        <w:adjustRightInd/>
        <w:spacing w:line="440" w:lineRule="atLeast"/>
        <w:textAlignment w:val="auto"/>
        <w:outlineLvl w:val="1"/>
        <w:rPr>
          <w:rFonts w:hint="eastAsia" w:ascii="宋体" w:hAnsi="宋体"/>
          <w:b/>
          <w:bCs/>
          <w:color w:val="auto"/>
          <w:sz w:val="24"/>
          <w:szCs w:val="21"/>
        </w:rPr>
      </w:pPr>
      <w:r>
        <w:rPr>
          <w:rFonts w:ascii="宋体" w:hAnsi="宋体"/>
          <w:b/>
          <w:bCs/>
          <w:color w:val="auto"/>
          <w:sz w:val="24"/>
          <w:szCs w:val="21"/>
        </w:rPr>
        <w:t>3.</w:t>
      </w:r>
      <w:r>
        <w:rPr>
          <w:rFonts w:hint="eastAsia" w:ascii="宋体" w:hAnsi="宋体"/>
          <w:b/>
          <w:bCs/>
          <w:color w:val="auto"/>
          <w:sz w:val="24"/>
          <w:szCs w:val="21"/>
        </w:rPr>
        <w:t>5.资料员</w:t>
      </w:r>
    </w:p>
    <w:p w14:paraId="5CE94816">
      <w:pPr>
        <w:keepNext w:val="0"/>
        <w:keepLines w:val="0"/>
        <w:pageBreakBefore w:val="0"/>
        <w:widowControl w:val="0"/>
        <w:kinsoku/>
        <w:wordWrap/>
        <w:overflowPunct/>
        <w:topLinePunct w:val="0"/>
        <w:autoSpaceDE/>
        <w:autoSpaceDN/>
        <w:bidi w:val="0"/>
        <w:adjustRightInd/>
        <w:spacing w:line="440" w:lineRule="atLeast"/>
        <w:textAlignment w:val="auto"/>
        <w:outlineLvl w:val="2"/>
        <w:rPr>
          <w:rFonts w:hint="eastAsia" w:ascii="宋体" w:hAnsi="宋体"/>
          <w:bCs/>
          <w:color w:val="auto"/>
          <w:sz w:val="24"/>
          <w:szCs w:val="21"/>
        </w:rPr>
      </w:pPr>
      <w:r>
        <w:rPr>
          <w:rFonts w:ascii="宋体" w:hAnsi="宋体"/>
          <w:b/>
          <w:bCs/>
          <w:color w:val="auto"/>
          <w:sz w:val="24"/>
          <w:szCs w:val="21"/>
        </w:rPr>
        <w:t>3.</w:t>
      </w:r>
      <w:r>
        <w:rPr>
          <w:rFonts w:hint="eastAsia" w:ascii="宋体" w:hAnsi="宋体"/>
          <w:b/>
          <w:bCs/>
          <w:color w:val="auto"/>
          <w:sz w:val="24"/>
          <w:szCs w:val="21"/>
        </w:rPr>
        <w:t>5</w:t>
      </w:r>
      <w:r>
        <w:rPr>
          <w:rFonts w:ascii="宋体" w:hAnsi="宋体"/>
          <w:b/>
          <w:bCs/>
          <w:color w:val="auto"/>
          <w:sz w:val="24"/>
          <w:szCs w:val="21"/>
        </w:rPr>
        <w:t>.1</w:t>
      </w:r>
      <w:r>
        <w:rPr>
          <w:rFonts w:hint="eastAsia" w:ascii="宋体" w:hAnsi="宋体"/>
          <w:bCs/>
          <w:color w:val="auto"/>
          <w:sz w:val="24"/>
          <w:szCs w:val="21"/>
        </w:rPr>
        <w:t>负责管理体系文件的发放和保管。</w:t>
      </w:r>
    </w:p>
    <w:p w14:paraId="57E9143C">
      <w:pPr>
        <w:keepNext w:val="0"/>
        <w:keepLines w:val="0"/>
        <w:pageBreakBefore w:val="0"/>
        <w:widowControl w:val="0"/>
        <w:kinsoku/>
        <w:wordWrap/>
        <w:overflowPunct/>
        <w:topLinePunct w:val="0"/>
        <w:autoSpaceDE/>
        <w:autoSpaceDN/>
        <w:bidi w:val="0"/>
        <w:adjustRightInd/>
        <w:snapToGrid/>
        <w:spacing w:line="440" w:lineRule="atLeast"/>
        <w:ind w:left="0" w:leftChars="0" w:right="0" w:rightChars="0" w:firstLine="0" w:firstLineChars="0"/>
        <w:jc w:val="both"/>
        <w:textAlignment w:val="auto"/>
        <w:outlineLvl w:val="1"/>
        <w:rPr>
          <w:rFonts w:asciiTheme="minorEastAsia" w:hAnsiTheme="minorEastAsia" w:eastAsiaTheme="minorEastAsia"/>
          <w:b/>
          <w:bCs/>
          <w:color w:val="auto"/>
          <w:sz w:val="24"/>
          <w:szCs w:val="24"/>
        </w:rPr>
      </w:pPr>
      <w:r>
        <w:rPr>
          <w:rFonts w:hint="eastAsia" w:asciiTheme="minorEastAsia" w:hAnsiTheme="minorEastAsia" w:eastAsiaTheme="minorEastAsia"/>
          <w:b/>
          <w:bCs/>
          <w:color w:val="auto"/>
          <w:sz w:val="24"/>
          <w:szCs w:val="24"/>
        </w:rPr>
        <w:t>3.6</w:t>
      </w:r>
      <w:r>
        <w:rPr>
          <w:rFonts w:hint="eastAsia" w:asciiTheme="minorEastAsia" w:hAnsiTheme="minorEastAsia" w:eastAsiaTheme="minorEastAsia"/>
          <w:b/>
          <w:bCs/>
          <w:color w:val="auto"/>
          <w:sz w:val="24"/>
          <w:szCs w:val="24"/>
          <w:lang w:val="en-US" w:eastAsia="zh-CN"/>
        </w:rPr>
        <w:t xml:space="preserve"> </w:t>
      </w:r>
      <w:r>
        <w:rPr>
          <w:rFonts w:hint="eastAsia" w:asciiTheme="minorEastAsia" w:hAnsiTheme="minorEastAsia" w:eastAsiaTheme="minorEastAsia"/>
          <w:b/>
          <w:bCs/>
          <w:color w:val="auto"/>
          <w:sz w:val="24"/>
          <w:szCs w:val="24"/>
        </w:rPr>
        <w:t>其它</w:t>
      </w:r>
      <w:r>
        <w:rPr>
          <w:rFonts w:hint="eastAsia" w:asciiTheme="minorEastAsia" w:hAnsiTheme="minorEastAsia" w:eastAsiaTheme="minorEastAsia"/>
          <w:b/>
          <w:bCs/>
          <w:color w:val="auto"/>
          <w:sz w:val="24"/>
          <w:szCs w:val="24"/>
          <w:lang w:eastAsia="zh-CN"/>
        </w:rPr>
        <w:t>：</w:t>
      </w:r>
    </w:p>
    <w:p w14:paraId="709B342A">
      <w:pPr>
        <w:keepNext w:val="0"/>
        <w:keepLines w:val="0"/>
        <w:pageBreakBefore w:val="0"/>
        <w:widowControl w:val="0"/>
        <w:kinsoku/>
        <w:wordWrap/>
        <w:overflowPunct/>
        <w:topLinePunct w:val="0"/>
        <w:autoSpaceDE/>
        <w:autoSpaceDN/>
        <w:bidi w:val="0"/>
        <w:adjustRightInd/>
        <w:snapToGrid/>
        <w:spacing w:line="440" w:lineRule="atLeast"/>
        <w:ind w:left="0" w:leftChars="0" w:right="0" w:rightChars="0" w:firstLine="0" w:firstLineChars="0"/>
        <w:jc w:val="both"/>
        <w:textAlignment w:val="auto"/>
        <w:outlineLvl w:val="9"/>
        <w:rPr>
          <w:rFonts w:hint="eastAsia" w:asciiTheme="minorEastAsia" w:hAnsiTheme="minorEastAsia" w:eastAsiaTheme="minorEastAsia"/>
          <w:color w:val="auto"/>
          <w:sz w:val="24"/>
          <w:szCs w:val="24"/>
          <w:lang w:eastAsia="zh-CN"/>
        </w:rPr>
      </w:pPr>
      <w:r>
        <w:rPr>
          <w:rFonts w:hint="eastAsia" w:asciiTheme="minorEastAsia" w:hAnsiTheme="minorEastAsia" w:eastAsiaTheme="minorEastAsia"/>
          <w:color w:val="auto"/>
          <w:sz w:val="24"/>
          <w:szCs w:val="24"/>
        </w:rPr>
        <w:t>3.6.1</w:t>
      </w:r>
      <w:r>
        <w:rPr>
          <w:rFonts w:hint="eastAsia" w:asciiTheme="minorEastAsia" w:hAnsiTheme="minorEastAsia" w:eastAsiaTheme="minorEastAsia"/>
          <w:color w:val="auto"/>
          <w:sz w:val="24"/>
          <w:szCs w:val="24"/>
          <w:lang w:val="en-US" w:eastAsia="zh-CN"/>
        </w:rPr>
        <w:t xml:space="preserve"> </w:t>
      </w:r>
      <w:r>
        <w:rPr>
          <w:rFonts w:hint="eastAsia" w:asciiTheme="minorEastAsia" w:hAnsiTheme="minorEastAsia" w:eastAsiaTheme="minorEastAsia"/>
          <w:color w:val="auto"/>
          <w:sz w:val="24"/>
          <w:szCs w:val="24"/>
        </w:rPr>
        <w:t>第四层次文件随其导出文件一起由相关人员编制、审核和批准</w:t>
      </w:r>
      <w:r>
        <w:rPr>
          <w:rFonts w:hint="eastAsia" w:asciiTheme="minorEastAsia" w:hAnsiTheme="minorEastAsia" w:eastAsiaTheme="minorEastAsia"/>
          <w:color w:val="auto"/>
          <w:sz w:val="24"/>
          <w:szCs w:val="24"/>
          <w:lang w:eastAsia="zh-CN"/>
        </w:rPr>
        <w:t>。</w:t>
      </w:r>
    </w:p>
    <w:p w14:paraId="402263D2">
      <w:pPr>
        <w:keepNext w:val="0"/>
        <w:keepLines w:val="0"/>
        <w:pageBreakBefore w:val="0"/>
        <w:widowControl w:val="0"/>
        <w:kinsoku/>
        <w:wordWrap/>
        <w:overflowPunct/>
        <w:topLinePunct w:val="0"/>
        <w:autoSpaceDE/>
        <w:autoSpaceDN/>
        <w:bidi w:val="0"/>
        <w:adjustRightInd/>
        <w:snapToGrid/>
        <w:spacing w:line="440" w:lineRule="atLeast"/>
        <w:ind w:right="0" w:rightChars="0"/>
        <w:jc w:val="both"/>
        <w:textAlignment w:val="auto"/>
        <w:outlineLvl w:val="9"/>
        <w:rPr>
          <w:rFonts w:hint="eastAsia" w:asciiTheme="minorEastAsia" w:hAnsiTheme="minorEastAsia" w:eastAsiaTheme="minorEastAsia"/>
          <w:color w:val="auto"/>
          <w:sz w:val="28"/>
          <w:szCs w:val="28"/>
          <w:lang w:eastAsia="zh-CN"/>
        </w:rPr>
      </w:pPr>
    </w:p>
    <w:p w14:paraId="135753A7">
      <w:pPr>
        <w:keepNext w:val="0"/>
        <w:keepLines w:val="0"/>
        <w:pageBreakBefore w:val="0"/>
        <w:widowControl w:val="0"/>
        <w:kinsoku/>
        <w:wordWrap/>
        <w:overflowPunct/>
        <w:topLinePunct w:val="0"/>
        <w:autoSpaceDE/>
        <w:autoSpaceDN/>
        <w:bidi w:val="0"/>
        <w:adjustRightInd/>
        <w:snapToGrid/>
        <w:spacing w:line="440" w:lineRule="atLeast"/>
        <w:ind w:right="0" w:rightChars="0"/>
        <w:jc w:val="both"/>
        <w:textAlignment w:val="auto"/>
        <w:outlineLvl w:val="0"/>
        <w:rPr>
          <w:rFonts w:hint="eastAsia" w:asciiTheme="minorEastAsia" w:hAnsiTheme="minorEastAsia" w:eastAsiaTheme="minorEastAsia"/>
          <w:b/>
          <w:bCs/>
          <w:color w:val="auto"/>
          <w:sz w:val="28"/>
          <w:szCs w:val="28"/>
          <w:lang w:val="en-US" w:eastAsia="zh-CN"/>
        </w:rPr>
      </w:pPr>
      <w:r>
        <w:rPr>
          <w:rFonts w:hint="eastAsia" w:asciiTheme="minorEastAsia" w:hAnsiTheme="minorEastAsia" w:eastAsiaTheme="minorEastAsia"/>
          <w:b/>
          <w:bCs/>
          <w:color w:val="auto"/>
          <w:sz w:val="28"/>
          <w:szCs w:val="28"/>
          <w:lang w:val="en-US" w:eastAsia="zh-CN"/>
        </w:rPr>
        <w:t>4.工作程序</w:t>
      </w:r>
    </w:p>
    <w:p w14:paraId="7A99CEDD">
      <w:pPr>
        <w:keepNext w:val="0"/>
        <w:keepLines w:val="0"/>
        <w:pageBreakBefore w:val="0"/>
        <w:widowControl w:val="0"/>
        <w:kinsoku/>
        <w:wordWrap/>
        <w:overflowPunct/>
        <w:topLinePunct w:val="0"/>
        <w:autoSpaceDE/>
        <w:autoSpaceDN/>
        <w:bidi w:val="0"/>
        <w:adjustRightInd/>
        <w:spacing w:line="440" w:lineRule="atLeast"/>
        <w:textAlignment w:val="auto"/>
        <w:outlineLvl w:val="1"/>
        <w:rPr>
          <w:rFonts w:hint="eastAsia" w:ascii="宋体" w:hAnsi="宋体"/>
          <w:b/>
          <w:bCs/>
          <w:color w:val="auto"/>
          <w:sz w:val="24"/>
          <w:szCs w:val="21"/>
        </w:rPr>
      </w:pPr>
      <w:r>
        <w:rPr>
          <w:rFonts w:hint="eastAsia" w:asciiTheme="minorEastAsia" w:hAnsiTheme="minorEastAsia" w:eastAsiaTheme="minorEastAsia"/>
          <w:b/>
          <w:bCs/>
          <w:color w:val="auto"/>
          <w:sz w:val="24"/>
          <w:szCs w:val="24"/>
        </w:rPr>
        <w:t>4.1</w:t>
      </w:r>
      <w:r>
        <w:rPr>
          <w:rFonts w:hint="eastAsia" w:asciiTheme="minorEastAsia" w:hAnsiTheme="minorEastAsia" w:eastAsiaTheme="minorEastAsia"/>
          <w:b/>
          <w:bCs/>
          <w:color w:val="auto"/>
          <w:sz w:val="24"/>
          <w:szCs w:val="24"/>
          <w:lang w:val="en-US" w:eastAsia="zh-CN"/>
        </w:rPr>
        <w:t xml:space="preserve"> </w:t>
      </w:r>
      <w:r>
        <w:rPr>
          <w:rFonts w:hint="eastAsia" w:asciiTheme="minorEastAsia" w:hAnsiTheme="minorEastAsia" w:eastAsiaTheme="minorEastAsia"/>
          <w:b/>
          <w:bCs/>
          <w:color w:val="auto"/>
          <w:sz w:val="24"/>
          <w:szCs w:val="24"/>
        </w:rPr>
        <w:t>文件范围</w:t>
      </w:r>
      <w:r>
        <w:rPr>
          <w:rFonts w:hint="eastAsia" w:ascii="宋体" w:hAnsi="宋体"/>
          <w:b/>
          <w:bCs/>
          <w:color w:val="auto"/>
          <w:sz w:val="24"/>
          <w:szCs w:val="21"/>
        </w:rPr>
        <w:t xml:space="preserve"> </w:t>
      </w:r>
    </w:p>
    <w:p w14:paraId="5A6495BD">
      <w:pPr>
        <w:keepNext w:val="0"/>
        <w:keepLines w:val="0"/>
        <w:pageBreakBefore w:val="0"/>
        <w:widowControl w:val="0"/>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4.1.1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内部文件：本公司内部编制的文件。包括：《质量手册》《程序文件》各类作业指导书、文件及记录等。</w:t>
      </w:r>
    </w:p>
    <w:p w14:paraId="5B4525A5">
      <w:pPr>
        <w:keepNext w:val="0"/>
        <w:keepLines w:val="0"/>
        <w:pageBreakBefore w:val="0"/>
        <w:widowControl w:val="0"/>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2"/>
        <w:rPr>
          <w:rFonts w:hint="eastAsia"/>
          <w:b/>
          <w:bCs/>
          <w:sz w:val="36"/>
          <w:szCs w:val="36"/>
          <w:lang w:val="en-US" w:eastAsia="zh-CN"/>
        </w:rPr>
      </w:pPr>
      <w:r>
        <w:rPr>
          <w:rFonts w:hint="eastAsia" w:asciiTheme="minorEastAsia" w:hAnsiTheme="minorEastAsia" w:eastAsiaTheme="minorEastAsia"/>
          <w:sz w:val="24"/>
          <w:szCs w:val="24"/>
        </w:rPr>
        <w:t>4.1.2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外部文件：与检验有关的法律、法规、规章、标准、检验方法、图纸、软</w:t>
      </w:r>
    </w:p>
    <w:p w14:paraId="36CBDF55">
      <w:pPr>
        <w:keepNext w:val="0"/>
        <w:keepLines w:val="0"/>
        <w:pageBreakBefore w:val="0"/>
        <w:widowControl w:val="0"/>
        <w:kinsoku/>
        <w:wordWrap/>
        <w:overflowPunct/>
        <w:topLinePunct w:val="0"/>
        <w:autoSpaceDE/>
        <w:autoSpaceDN/>
        <w:bidi w:val="0"/>
        <w:adjustRightInd/>
        <w:snapToGrid/>
        <w:spacing w:line="440" w:lineRule="atLeast"/>
        <w:ind w:right="0" w:rightChars="0" w:firstLine="720" w:firstLine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件、指导书、教科书、备忘录、上级文件等。</w:t>
      </w:r>
    </w:p>
    <w:p w14:paraId="728F409B">
      <w:pPr>
        <w:keepNext w:val="0"/>
        <w:keepLines w:val="0"/>
        <w:pageBreakBefore w:val="0"/>
        <w:widowControl w:val="0"/>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4.1.3</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以上文件可能是硬拷贝、电子媒体及数字的、模拟的、摄影的或书面的形式。</w:t>
      </w:r>
    </w:p>
    <w:p w14:paraId="6F9AAEAE">
      <w:pPr>
        <w:keepNext w:val="0"/>
        <w:keepLines w:val="0"/>
        <w:pageBreakBefore w:val="0"/>
        <w:widowControl w:val="0"/>
        <w:kinsoku/>
        <w:wordWrap/>
        <w:overflowPunct/>
        <w:topLinePunct w:val="0"/>
        <w:autoSpaceDE/>
        <w:autoSpaceDN/>
        <w:bidi w:val="0"/>
        <w:adjustRightInd/>
        <w:snapToGrid/>
        <w:spacing w:line="440" w:lineRule="atLeast"/>
        <w:ind w:left="0" w:leftChars="0" w:right="0" w:rightChars="0" w:firstLine="0" w:firstLineChars="0"/>
        <w:jc w:val="both"/>
        <w:textAlignment w:val="auto"/>
        <w:outlineLvl w:val="1"/>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4.2</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管理体系文件的层次</w:t>
      </w:r>
    </w:p>
    <w:p w14:paraId="33912CFC">
      <w:pPr>
        <w:keepNext w:val="0"/>
        <w:keepLines w:val="0"/>
        <w:pageBreakBefore w:val="0"/>
        <w:widowControl w:val="0"/>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4.2.1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第一层：质量手册——是本公司管理体系运行的纲领性文件，描述本公司质量方针、目标和管理体系各要素的要求、职责及途径；</w:t>
      </w:r>
    </w:p>
    <w:p w14:paraId="0B278216">
      <w:pPr>
        <w:keepNext w:val="0"/>
        <w:keepLines w:val="0"/>
        <w:pageBreakBefore w:val="0"/>
        <w:widowControl w:val="0"/>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4.2.2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第二层：程序文件——是质量手册的支持文件，对管理体系运行中各项质量活动的详细、明确描述。</w:t>
      </w:r>
    </w:p>
    <w:p w14:paraId="31D75DCC">
      <w:pPr>
        <w:keepNext w:val="0"/>
        <w:keepLines w:val="0"/>
        <w:pageBreakBefore w:val="0"/>
        <w:widowControl w:val="0"/>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4.2.3</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第三层：作业指导书——是对完成各项质量/技术活动的规定，供检验人员执行。</w:t>
      </w:r>
    </w:p>
    <w:p w14:paraId="6DC8EDC0">
      <w:pPr>
        <w:keepNext w:val="0"/>
        <w:keepLines w:val="0"/>
        <w:pageBreakBefore w:val="0"/>
        <w:widowControl w:val="0"/>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2"/>
        <w:rPr>
          <w:rFonts w:asciiTheme="minorEastAsia" w:hAnsiTheme="minorEastAsia" w:eastAsiaTheme="minorEastAsia"/>
          <w:sz w:val="24"/>
          <w:szCs w:val="24"/>
        </w:rPr>
      </w:pPr>
      <w:r>
        <w:rPr>
          <w:rFonts w:hint="eastAsia" w:asciiTheme="minorEastAsia" w:hAnsiTheme="minorEastAsia" w:eastAsiaTheme="minorEastAsia"/>
          <w:sz w:val="24"/>
          <w:szCs w:val="24"/>
        </w:rPr>
        <w:t>4.2.4</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第四层;记录——是管理体系各项质量活动的证据。</w:t>
      </w:r>
    </w:p>
    <w:p w14:paraId="411E895E">
      <w:pPr>
        <w:keepNext w:val="0"/>
        <w:keepLines w:val="0"/>
        <w:pageBreakBefore w:val="0"/>
        <w:widowControl w:val="0"/>
        <w:kinsoku/>
        <w:wordWrap/>
        <w:overflowPunct/>
        <w:topLinePunct w:val="0"/>
        <w:autoSpaceDE/>
        <w:autoSpaceDN/>
        <w:bidi w:val="0"/>
        <w:adjustRightInd/>
        <w:snapToGrid/>
        <w:spacing w:line="440" w:lineRule="atLeast"/>
        <w:ind w:left="0" w:leftChars="0" w:right="0" w:rightChars="0" w:firstLine="0" w:firstLineChars="0"/>
        <w:jc w:val="both"/>
        <w:textAlignment w:val="auto"/>
        <w:outlineLvl w:val="1"/>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4.3</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管理体系文件的编制、审批和发布</w:t>
      </w:r>
    </w:p>
    <w:p w14:paraId="6EFDBC4D">
      <w:pPr>
        <w:keepNext w:val="0"/>
        <w:keepLines w:val="0"/>
        <w:pageBreakBefore w:val="0"/>
        <w:widowControl w:val="0"/>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4.3.1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质量方针、目标应由实验室主任亲自主持制定，经管理层集体讨论后由实验室主任发布。发布后的质量方针由质量负责人向全体员工宣贯，动员全体员工积极参与质量活动，确保质量目标的实现。</w:t>
      </w:r>
    </w:p>
    <w:p w14:paraId="28A61CC7">
      <w:pPr>
        <w:keepNext w:val="0"/>
        <w:keepLines w:val="0"/>
        <w:pageBreakBefore w:val="0"/>
        <w:widowControl w:val="0"/>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4.3.2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第一层次文件由质量负责人组织编写和审核，实验室主任批准发布。</w:t>
      </w:r>
    </w:p>
    <w:p w14:paraId="7561DC1A">
      <w:pPr>
        <w:keepNext w:val="0"/>
        <w:keepLines w:val="0"/>
        <w:pageBreakBefore w:val="0"/>
        <w:widowControl w:val="0"/>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4.3.3</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第二层次文件由质量负责人组织编写，质量负责人、技术负责人审核，实验室主任批准发布。</w:t>
      </w:r>
    </w:p>
    <w:p w14:paraId="18A6F7A7">
      <w:pPr>
        <w:keepNext w:val="0"/>
        <w:keepLines w:val="0"/>
        <w:pageBreakBefore w:val="0"/>
        <w:widowControl w:val="0"/>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4.3.4</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第三层次文件由办公室主任和监督员组织编写，质量负责人/技术负责人审核，实验室主任批准。</w:t>
      </w:r>
    </w:p>
    <w:p w14:paraId="01C14A42">
      <w:pPr>
        <w:keepNext w:val="0"/>
        <w:keepLines w:val="0"/>
        <w:pageBreakBefore w:val="0"/>
        <w:widowControl w:val="0"/>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4.3.5</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第四层次文件随同导出文件由相关人员进行编制，审核和批准。</w:t>
      </w:r>
    </w:p>
    <w:p w14:paraId="49229686">
      <w:pPr>
        <w:keepNext w:val="0"/>
        <w:keepLines w:val="0"/>
        <w:pageBreakBefore w:val="0"/>
        <w:widowControl w:val="0"/>
        <w:kinsoku/>
        <w:wordWrap/>
        <w:overflowPunct/>
        <w:topLinePunct w:val="0"/>
        <w:autoSpaceDE/>
        <w:autoSpaceDN/>
        <w:bidi w:val="0"/>
        <w:adjustRightInd/>
        <w:snapToGrid/>
        <w:spacing w:line="440" w:lineRule="atLeast"/>
        <w:ind w:left="723" w:leftChars="0" w:right="0" w:rightChars="0" w:hanging="723" w:hangingChars="300"/>
        <w:jc w:val="both"/>
        <w:textAlignment w:val="auto"/>
        <w:outlineLvl w:val="1"/>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4.4</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管理体系文件的修订和维护</w:t>
      </w:r>
    </w:p>
    <w:p w14:paraId="4BD37460">
      <w:pPr>
        <w:keepNext w:val="0"/>
        <w:keepLines w:val="0"/>
        <w:pageBreakBefore w:val="0"/>
        <w:widowControl w:val="0"/>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4.4.1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第一层次文件应由质量负责人根据实验室主任的要求安排修订，并维护其现行有效性。</w:t>
      </w:r>
    </w:p>
    <w:p w14:paraId="6CB2692C">
      <w:pPr>
        <w:keepNext w:val="0"/>
        <w:keepLines w:val="0"/>
        <w:pageBreakBefore w:val="0"/>
        <w:widowControl w:val="0"/>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hint="eastAsia" w:asciiTheme="minorEastAsia" w:hAnsiTheme="minorEastAsia" w:eastAsiaTheme="minorEastAsia"/>
          <w:sz w:val="24"/>
          <w:szCs w:val="24"/>
        </w:rPr>
      </w:pPr>
      <w:r>
        <w:rPr>
          <w:rFonts w:hint="eastAsia" w:asciiTheme="minorEastAsia" w:hAnsiTheme="minorEastAsia" w:eastAsiaTheme="minorEastAsia"/>
          <w:sz w:val="24"/>
          <w:szCs w:val="24"/>
        </w:rPr>
        <w:t>4.4.2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第二层次文件应由质量负责人/技术负责人根据实验室主任的要求和文件运行的问题安排修订，并维护其现行有效性。</w:t>
      </w:r>
    </w:p>
    <w:p w14:paraId="5CD8F453">
      <w:pPr>
        <w:keepNext w:val="0"/>
        <w:keepLines w:val="0"/>
        <w:pageBreakBefore w:val="0"/>
        <w:widowControl w:val="0"/>
        <w:kinsoku/>
        <w:wordWrap/>
        <w:overflowPunct/>
        <w:topLinePunct w:val="0"/>
        <w:autoSpaceDE/>
        <w:autoSpaceDN/>
        <w:bidi w:val="0"/>
        <w:adjustRightInd/>
        <w:snapToGrid/>
        <w:spacing w:line="440" w:lineRule="atLeast"/>
        <w:ind w:left="72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4.4.3</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第三层次文件应由</w:t>
      </w:r>
      <w:r>
        <w:rPr>
          <w:rFonts w:hint="eastAsia" w:asciiTheme="minorEastAsia" w:hAnsiTheme="minorEastAsia" w:eastAsiaTheme="minorEastAsia"/>
          <w:sz w:val="24"/>
          <w:szCs w:val="24"/>
          <w:lang w:val="en-US" w:eastAsia="zh-CN"/>
        </w:rPr>
        <w:t>技术负责人</w:t>
      </w:r>
      <w:r>
        <w:rPr>
          <w:rFonts w:hint="eastAsia" w:asciiTheme="minorEastAsia" w:hAnsiTheme="minorEastAsia" w:eastAsiaTheme="minorEastAsia"/>
          <w:sz w:val="24"/>
          <w:szCs w:val="24"/>
        </w:rPr>
        <w:t>和监督员根据检验能力的要求组织修订，并维护其现行有效性。</w:t>
      </w:r>
    </w:p>
    <w:p w14:paraId="37E2AEF2">
      <w:pPr>
        <w:keepNext w:val="0"/>
        <w:keepLines w:val="0"/>
        <w:pageBreakBefore w:val="0"/>
        <w:widowControl w:val="0"/>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hint="eastAsia" w:asciiTheme="minorEastAsia" w:hAnsiTheme="minorEastAsia" w:eastAsiaTheme="minorEastAsia"/>
          <w:sz w:val="24"/>
          <w:szCs w:val="24"/>
          <w:lang w:eastAsia="zh-CN"/>
        </w:rPr>
      </w:pPr>
      <w:r>
        <w:rPr>
          <w:rFonts w:hint="eastAsia" w:asciiTheme="minorEastAsia" w:hAnsiTheme="minorEastAsia" w:eastAsiaTheme="minorEastAsia"/>
          <w:sz w:val="24"/>
          <w:szCs w:val="24"/>
        </w:rPr>
        <w:t>4.4.4</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质量记录随同导出文件由相关人员组织修订，并维护其现行有效性</w:t>
      </w:r>
      <w:r>
        <w:rPr>
          <w:rFonts w:hint="eastAsia" w:asciiTheme="minorEastAsia" w:hAnsiTheme="minorEastAsia" w:eastAsiaTheme="minorEastAsia"/>
          <w:sz w:val="24"/>
          <w:szCs w:val="24"/>
          <w:lang w:eastAsia="zh-CN"/>
        </w:rPr>
        <w:t>。</w:t>
      </w:r>
    </w:p>
    <w:p w14:paraId="514E48AB">
      <w:pPr>
        <w:keepNext w:val="0"/>
        <w:keepLines w:val="0"/>
        <w:pageBreakBefore w:val="0"/>
        <w:widowControl w:val="0"/>
        <w:kinsoku/>
        <w:wordWrap/>
        <w:overflowPunct/>
        <w:topLinePunct w:val="0"/>
        <w:autoSpaceDE/>
        <w:autoSpaceDN/>
        <w:bidi w:val="0"/>
        <w:adjustRightInd/>
        <w:snapToGrid/>
        <w:spacing w:line="440" w:lineRule="atLeast"/>
        <w:ind w:left="0" w:leftChars="0" w:right="0" w:rightChars="0" w:firstLine="0" w:firstLineChars="0"/>
        <w:jc w:val="both"/>
        <w:textAlignment w:val="auto"/>
        <w:outlineLvl w:val="1"/>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4.5</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管理体系文件的发放</w:t>
      </w:r>
    </w:p>
    <w:p w14:paraId="4B43ED61">
      <w:pPr>
        <w:keepNext w:val="0"/>
        <w:keepLines w:val="0"/>
        <w:pageBreakBefore w:val="0"/>
        <w:widowControl w:val="0"/>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4.5.1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资料管理员应建立所有文件的账目及明细（见《内部受控文件登记表》《外来文件资料登记表》）。文件的收发、复制、归档均应统一编号，并有责任人签字。</w:t>
      </w:r>
    </w:p>
    <w:p w14:paraId="2ECE8119">
      <w:pPr>
        <w:keepNext w:val="0"/>
        <w:keepLines w:val="0"/>
        <w:pageBreakBefore w:val="0"/>
        <w:widowControl w:val="0"/>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hint="eastAsia" w:asciiTheme="minorEastAsia" w:hAnsiTheme="minorEastAsia" w:eastAsiaTheme="minorEastAsia"/>
          <w:sz w:val="24"/>
          <w:szCs w:val="24"/>
        </w:rPr>
      </w:pPr>
      <w:r>
        <w:rPr>
          <w:rFonts w:hint="eastAsia" w:asciiTheme="minorEastAsia" w:hAnsiTheme="minorEastAsia" w:eastAsiaTheme="minorEastAsia"/>
          <w:sz w:val="24"/>
          <w:szCs w:val="24"/>
        </w:rPr>
        <w:t>4.5.2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质量负责人批准管理体系文件的发放范围，资料</w:t>
      </w:r>
      <w:r>
        <w:rPr>
          <w:rFonts w:hint="eastAsia" w:asciiTheme="minorEastAsia" w:hAnsiTheme="minorEastAsia" w:eastAsiaTheme="minorEastAsia"/>
          <w:sz w:val="24"/>
          <w:szCs w:val="24"/>
          <w:lang w:val="en-US" w:eastAsia="zh-CN"/>
        </w:rPr>
        <w:t>管理</w:t>
      </w:r>
      <w:r>
        <w:rPr>
          <w:rFonts w:hint="eastAsia" w:asciiTheme="minorEastAsia" w:hAnsiTheme="minorEastAsia" w:eastAsiaTheme="minorEastAsia"/>
          <w:sz w:val="24"/>
          <w:szCs w:val="24"/>
        </w:rPr>
        <w:t>员根据批准的发放范</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围对文件发放，发放时应在文件上盖“受控文件”章，应建立文件发放清单（见《文件发放回收登记表》）。</w:t>
      </w:r>
    </w:p>
    <w:p w14:paraId="492CFBCD">
      <w:pPr>
        <w:keepNext w:val="0"/>
        <w:keepLines w:val="0"/>
        <w:pageBreakBefore w:val="0"/>
        <w:widowControl w:val="0"/>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4.5.3</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文件接收人员要做好文件的保管工作，防止文件损坏、丢弃，防止人为复印。</w:t>
      </w:r>
    </w:p>
    <w:p w14:paraId="41A46156">
      <w:pPr>
        <w:keepNext w:val="0"/>
        <w:keepLines w:val="0"/>
        <w:pageBreakBefore w:val="0"/>
        <w:widowControl w:val="0"/>
        <w:kinsoku/>
        <w:wordWrap/>
        <w:overflowPunct/>
        <w:topLinePunct w:val="0"/>
        <w:autoSpaceDE/>
        <w:autoSpaceDN/>
        <w:bidi w:val="0"/>
        <w:adjustRightInd/>
        <w:snapToGrid/>
        <w:spacing w:line="440" w:lineRule="atLeast"/>
        <w:ind w:left="0" w:leftChars="0" w:right="0" w:rightChars="0" w:firstLine="0" w:firstLineChars="0"/>
        <w:jc w:val="both"/>
        <w:textAlignment w:val="auto"/>
        <w:outlineLvl w:val="1"/>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4.6</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管理体系文件的更改和现行修订状态</w:t>
      </w:r>
    </w:p>
    <w:p w14:paraId="5DBD2188">
      <w:pPr>
        <w:keepNext w:val="0"/>
        <w:keepLines w:val="0"/>
        <w:pageBreakBefore w:val="0"/>
        <w:widowControl w:val="0"/>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4.6.1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当文件与认可准则或实际运行不相符时，相关人员可以提出对文件进行修改。文件更改前，提出更改申请的人员应说明更改的理由（见《体系文件更改</w:t>
      </w:r>
      <w:r>
        <w:rPr>
          <w:rFonts w:hint="eastAsia" w:asciiTheme="minorEastAsia" w:hAnsiTheme="minorEastAsia" w:eastAsiaTheme="minorEastAsia"/>
          <w:sz w:val="24"/>
          <w:szCs w:val="24"/>
          <w:lang w:eastAsia="zh-CN"/>
        </w:rPr>
        <w:t>审批</w:t>
      </w:r>
      <w:r>
        <w:rPr>
          <w:rFonts w:hint="eastAsia" w:asciiTheme="minorEastAsia" w:hAnsiTheme="minorEastAsia" w:eastAsiaTheme="minorEastAsia"/>
          <w:sz w:val="24"/>
          <w:szCs w:val="24"/>
        </w:rPr>
        <w:t>表》），必要时应提出书面依据及背景资料，报相关人员审核和批准。</w:t>
      </w:r>
    </w:p>
    <w:p w14:paraId="601C4EF8">
      <w:pPr>
        <w:keepNext w:val="0"/>
        <w:keepLines w:val="0"/>
        <w:pageBreakBefore w:val="0"/>
        <w:widowControl w:val="0"/>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4.6.2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更改的审批应由该文件原审批部门和负责人进行，若因客观原因不能由原审批人审批时，可由相应职务的人员或指定人员进行审批，但必须具有相应的职责权限。</w:t>
      </w:r>
    </w:p>
    <w:p w14:paraId="52137C73">
      <w:pPr>
        <w:keepNext w:val="0"/>
        <w:keepLines w:val="0"/>
        <w:pageBreakBefore w:val="0"/>
        <w:widowControl w:val="0"/>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4.6.3</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本公司的管理体系文件不允许进行手写改动，若需对文件进行修改必须提出书面申请，经相关人员审核、批准后由资料</w:t>
      </w:r>
      <w:r>
        <w:rPr>
          <w:rFonts w:hint="eastAsia" w:asciiTheme="minorEastAsia" w:hAnsiTheme="minorEastAsia" w:eastAsiaTheme="minorEastAsia"/>
          <w:sz w:val="24"/>
          <w:szCs w:val="24"/>
          <w:lang w:val="en-US" w:eastAsia="zh-CN"/>
        </w:rPr>
        <w:t>管理</w:t>
      </w:r>
      <w:r>
        <w:rPr>
          <w:rFonts w:hint="eastAsia" w:asciiTheme="minorEastAsia" w:hAnsiTheme="minorEastAsia" w:eastAsiaTheme="minorEastAsia"/>
          <w:sz w:val="24"/>
          <w:szCs w:val="24"/>
        </w:rPr>
        <w:t>员将修改内容打印出来，并发放新文件，回收旧文件，修改的内容在《文件修订页》上予以记录。</w:t>
      </w:r>
    </w:p>
    <w:p w14:paraId="2AF3F300">
      <w:pPr>
        <w:keepNext w:val="0"/>
        <w:keepLines w:val="0"/>
        <w:pageBreakBefore w:val="0"/>
        <w:widowControl w:val="0"/>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4.6.4</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现行修订状态采用页眉或首页“版本号”和“修订次数”进行识别。文件初版时为第1版0次修改，修改一次为第1版第1次修改，修改5次以上或有重大修改需换成</w:t>
      </w:r>
      <w:r>
        <w:rPr>
          <w:rFonts w:hint="eastAsia" w:asciiTheme="minorEastAsia" w:hAnsiTheme="minorEastAsia" w:eastAsiaTheme="minorEastAsia"/>
          <w:sz w:val="24"/>
          <w:szCs w:val="24"/>
          <w:lang w:eastAsia="zh-CN"/>
        </w:rPr>
        <w:t>第3版</w:t>
      </w:r>
      <w:r>
        <w:rPr>
          <w:rFonts w:hint="eastAsia" w:asciiTheme="minorEastAsia" w:hAnsiTheme="minorEastAsia" w:eastAsiaTheme="minorEastAsia"/>
          <w:sz w:val="24"/>
          <w:szCs w:val="24"/>
        </w:rPr>
        <w:t>第0次修改，以次类推。</w:t>
      </w:r>
    </w:p>
    <w:p w14:paraId="36B30AB0">
      <w:pPr>
        <w:keepNext w:val="0"/>
        <w:keepLines w:val="0"/>
        <w:pageBreakBefore w:val="0"/>
        <w:widowControl w:val="0"/>
        <w:kinsoku/>
        <w:wordWrap/>
        <w:overflowPunct/>
        <w:topLinePunct w:val="0"/>
        <w:autoSpaceDE/>
        <w:autoSpaceDN/>
        <w:bidi w:val="0"/>
        <w:adjustRightInd/>
        <w:snapToGrid/>
        <w:spacing w:line="440" w:lineRule="atLeast"/>
        <w:ind w:left="0" w:leftChars="0" w:right="0" w:rightChars="0" w:firstLine="0" w:firstLineChars="0"/>
        <w:jc w:val="both"/>
        <w:textAlignment w:val="auto"/>
        <w:outlineLvl w:val="1"/>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4.7</w:t>
      </w:r>
      <w:r>
        <w:rPr>
          <w:rFonts w:hint="eastAsia" w:asciiTheme="minorEastAsia" w:hAnsiTheme="minorEastAsia" w:eastAsiaTheme="minorEastAsia"/>
          <w:b/>
          <w:bCs/>
          <w:sz w:val="24"/>
          <w:szCs w:val="24"/>
          <w:lang w:val="en-US" w:eastAsia="zh-CN"/>
        </w:rPr>
        <w:t xml:space="preserve"> 管理体</w:t>
      </w:r>
      <w:r>
        <w:rPr>
          <w:rFonts w:hint="eastAsia" w:asciiTheme="minorEastAsia" w:hAnsiTheme="minorEastAsia" w:eastAsiaTheme="minorEastAsia"/>
          <w:b/>
          <w:bCs/>
          <w:sz w:val="24"/>
          <w:szCs w:val="24"/>
        </w:rPr>
        <w:t>系文件的作废、处理</w:t>
      </w:r>
    </w:p>
    <w:p w14:paraId="144D5C30">
      <w:pPr>
        <w:keepNext w:val="0"/>
        <w:keepLines w:val="0"/>
        <w:pageBreakBefore w:val="0"/>
        <w:widowControl w:val="0"/>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4.7.1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对失效和作废的文件，由资料管理员按原发放的范围和场所及时收回，防止误用。</w:t>
      </w:r>
    </w:p>
    <w:p w14:paraId="15F5EC42">
      <w:pPr>
        <w:keepNext w:val="0"/>
        <w:keepLines w:val="0"/>
        <w:pageBreakBefore w:val="0"/>
        <w:widowControl w:val="0"/>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4.7.2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需做资料参考或处于法律和知识保存的，加盖“作废文件”标识章，以示区别，尤其在合订本标准中，有效文件应予以标明。</w:t>
      </w:r>
    </w:p>
    <w:p w14:paraId="7488A530">
      <w:pPr>
        <w:keepNext w:val="0"/>
        <w:keepLines w:val="0"/>
        <w:pageBreakBefore w:val="0"/>
        <w:widowControl w:val="0"/>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hint="eastAsia" w:asciiTheme="minorEastAsia" w:hAnsiTheme="minorEastAsia" w:eastAsiaTheme="minorEastAsia"/>
          <w:sz w:val="24"/>
          <w:szCs w:val="24"/>
          <w:lang w:val="en-US" w:eastAsia="zh-CN"/>
        </w:rPr>
      </w:pPr>
      <w:r>
        <w:rPr>
          <w:rFonts w:hint="eastAsia" w:asciiTheme="minorEastAsia" w:hAnsiTheme="minorEastAsia" w:eastAsiaTheme="minorEastAsia"/>
          <w:sz w:val="24"/>
          <w:szCs w:val="24"/>
        </w:rPr>
        <w:t>4.7.3</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资料管理员应对作废的文件及时清理，集中管理。需要销毁的文件需提出申请，经批准后在质量负责人的监督下予以实施。</w:t>
      </w:r>
    </w:p>
    <w:p w14:paraId="4D7ED799">
      <w:pPr>
        <w:keepNext w:val="0"/>
        <w:keepLines w:val="0"/>
        <w:pageBreakBefore w:val="0"/>
        <w:widowControl w:val="0"/>
        <w:kinsoku/>
        <w:wordWrap/>
        <w:overflowPunct/>
        <w:topLinePunct w:val="0"/>
        <w:autoSpaceDE/>
        <w:autoSpaceDN/>
        <w:bidi w:val="0"/>
        <w:adjustRightInd/>
        <w:snapToGrid/>
        <w:spacing w:line="440" w:lineRule="atLeast"/>
        <w:ind w:right="0" w:rightChars="0"/>
        <w:jc w:val="both"/>
        <w:textAlignment w:val="auto"/>
        <w:outlineLvl w:val="1"/>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4.8</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管理体系文件的保管、归档、借阅、置换与销毁</w:t>
      </w:r>
    </w:p>
    <w:p w14:paraId="602B9753">
      <w:pPr>
        <w:keepNext w:val="0"/>
        <w:keepLines w:val="0"/>
        <w:pageBreakBefore w:val="0"/>
        <w:widowControl w:val="0"/>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4.8.1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管理体系文件的归档应同时满足《记录控制程序》的有关规定。</w:t>
      </w:r>
    </w:p>
    <w:p w14:paraId="4D41964F">
      <w:pPr>
        <w:keepNext w:val="0"/>
        <w:keepLines w:val="0"/>
        <w:pageBreakBefore w:val="0"/>
        <w:widowControl w:val="0"/>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4.8.2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管理体系文件的保管人员应安全储蓄，防潮、防火。防虫、防丢失，编号登记保管</w:t>
      </w:r>
      <w:r>
        <w:rPr>
          <w:rFonts w:hint="eastAsia" w:asciiTheme="minorEastAsia" w:hAnsiTheme="minorEastAsia" w:eastAsiaTheme="minorEastAsia"/>
          <w:sz w:val="24"/>
          <w:szCs w:val="24"/>
          <w:lang w:eastAsia="zh-CN"/>
        </w:rPr>
        <w:t>。</w:t>
      </w:r>
    </w:p>
    <w:p w14:paraId="513C5F55">
      <w:pPr>
        <w:keepNext w:val="0"/>
        <w:keepLines w:val="0"/>
        <w:pageBreakBefore w:val="0"/>
        <w:widowControl w:val="0"/>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4.8.3</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本公司人员借阅文件应经办公室主任批准，保密资料的借阅应经质量负责人批准，外部人员借阅应经实验室主任批准，所有借阅均应办理借阅手续（见《文件借阅登记表》）。</w:t>
      </w:r>
    </w:p>
    <w:p w14:paraId="3C696567">
      <w:pPr>
        <w:keepNext w:val="0"/>
        <w:keepLines w:val="0"/>
        <w:pageBreakBefore w:val="0"/>
        <w:widowControl w:val="0"/>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4.8.4</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文件破损，影响使用时，可由使用者向资料管理员提出申请置换（见《体系文件置换申请表》），经质量负责人批准后，补发完好的有效文件，补发时采用原编号，上交破损的体系文件，并由资料管理员负责按作废文件处理。</w:t>
      </w:r>
    </w:p>
    <w:p w14:paraId="6B524088">
      <w:pPr>
        <w:keepNext w:val="0"/>
        <w:keepLines w:val="0"/>
        <w:pageBreakBefore w:val="0"/>
        <w:widowControl w:val="0"/>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4.8.5</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文件丢失，应向资料管理员说明原因，提出书面申请（见《体系文件置换申请表》），经质量负责人批准后补发，补发时采用新编号，原体系文件同时作废，丢失的文件一旦找到，应立即交资料管理员统一处置。</w:t>
      </w:r>
    </w:p>
    <w:p w14:paraId="76A36682">
      <w:pPr>
        <w:keepNext w:val="0"/>
        <w:keepLines w:val="0"/>
        <w:pageBreakBefore w:val="0"/>
        <w:widowControl w:val="0"/>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hint="eastAsia" w:asciiTheme="minorEastAsia" w:hAnsiTheme="minorEastAsia" w:eastAsiaTheme="minorEastAsia"/>
          <w:sz w:val="24"/>
          <w:szCs w:val="24"/>
        </w:rPr>
      </w:pPr>
      <w:r>
        <w:rPr>
          <w:rFonts w:hint="eastAsia" w:asciiTheme="minorEastAsia" w:hAnsiTheme="minorEastAsia" w:eastAsiaTheme="minorEastAsia"/>
          <w:sz w:val="24"/>
          <w:szCs w:val="24"/>
        </w:rPr>
        <w:t>4.8.6</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超过保存期的档案资料和作废文件，由资料管理员填写《文件销毁记录表》，报质量负责人批准后销毁。</w:t>
      </w:r>
    </w:p>
    <w:p w14:paraId="113A551F">
      <w:pPr>
        <w:pStyle w:val="4"/>
        <w:keepNext w:val="0"/>
        <w:keepLines w:val="0"/>
        <w:pageBreakBefore w:val="0"/>
        <w:widowControl w:val="0"/>
        <w:pBdr>
          <w:bottom w:val="none" w:color="auto" w:sz="0" w:space="0"/>
        </w:pBdr>
        <w:kinsoku/>
        <w:wordWrap/>
        <w:overflowPunct/>
        <w:topLinePunct w:val="0"/>
        <w:autoSpaceDE/>
        <w:autoSpaceDN/>
        <w:bidi w:val="0"/>
        <w:adjustRightInd/>
        <w:spacing w:line="440" w:lineRule="atLeast"/>
        <w:ind w:left="601" w:hanging="602" w:hangingChars="250"/>
        <w:jc w:val="both"/>
        <w:textAlignment w:val="auto"/>
        <w:rPr>
          <w:rFonts w:hint="eastAsia" w:ascii="宋体" w:hAnsi="宋体"/>
          <w:bCs/>
          <w:color w:val="auto"/>
          <w:sz w:val="24"/>
          <w:szCs w:val="24"/>
        </w:rPr>
      </w:pPr>
      <w:r>
        <w:rPr>
          <w:rFonts w:ascii="宋体" w:hAnsi="宋体"/>
          <w:b/>
          <w:color w:val="auto"/>
          <w:sz w:val="24"/>
          <w:szCs w:val="21"/>
        </w:rPr>
        <w:t>4.8.7</w:t>
      </w:r>
      <w:r>
        <w:rPr>
          <w:rFonts w:hint="eastAsia" w:ascii="宋体" w:hAnsi="宋体"/>
          <w:color w:val="auto"/>
          <w:sz w:val="24"/>
          <w:szCs w:val="21"/>
        </w:rPr>
        <w:t>作废文件</w:t>
      </w:r>
      <w:r>
        <w:rPr>
          <w:rFonts w:hint="default" w:ascii="宋体" w:hAnsi="宋体"/>
          <w:color w:val="auto"/>
          <w:sz w:val="24"/>
          <w:szCs w:val="21"/>
          <w:lang w:val="en-US"/>
        </w:rPr>
        <w:t>除</w:t>
      </w:r>
      <w:del w:id="6" w:author="陈建刚" w:date="2026-07-05T13:31:02Z">
        <w:r>
          <w:rPr>
            <w:rFonts w:hint="default" w:ascii="宋体" w:hAnsi="宋体"/>
            <w:bCs/>
            <w:color w:val="auto"/>
            <w:sz w:val="24"/>
            <w:szCs w:val="24"/>
            <w:lang w:val="en-US"/>
          </w:rPr>
          <w:delText>发放编号为001的</w:delText>
        </w:r>
      </w:del>
      <w:ins w:id="7" w:author="陈建刚" w:date="2026-07-05T13:30:22Z">
        <w:bookmarkStart w:id="0" w:name="_GoBack"/>
        <w:bookmarkEnd w:id="0"/>
        <w:r>
          <w:rPr>
            <w:rFonts w:hint="eastAsia" w:ascii="宋体" w:hAnsi="宋体"/>
            <w:color w:val="auto"/>
            <w:sz w:val="24"/>
            <w:szCs w:val="21"/>
            <w:lang w:val="en-US" w:eastAsia="zh-CN"/>
          </w:rPr>
          <w:t>保留</w:t>
        </w:r>
      </w:ins>
      <w:ins w:id="8" w:author="陈建刚" w:date="2026-07-05T13:30:24Z">
        <w:r>
          <w:rPr>
            <w:rFonts w:hint="eastAsia" w:ascii="宋体" w:hAnsi="宋体"/>
            <w:color w:val="auto"/>
            <w:sz w:val="24"/>
            <w:szCs w:val="21"/>
            <w:lang w:val="en-US" w:eastAsia="zh-CN"/>
          </w:rPr>
          <w:t>1</w:t>
        </w:r>
      </w:ins>
      <w:ins w:id="9" w:author="陈建刚" w:date="2026-07-05T13:30:28Z">
        <w:r>
          <w:rPr>
            <w:rFonts w:hint="eastAsia" w:ascii="宋体" w:hAnsi="宋体"/>
            <w:color w:val="auto"/>
            <w:sz w:val="24"/>
            <w:szCs w:val="21"/>
            <w:lang w:val="en-US" w:eastAsia="zh-CN"/>
          </w:rPr>
          <w:t>份</w:t>
        </w:r>
      </w:ins>
      <w:r>
        <w:rPr>
          <w:rFonts w:hint="eastAsia" w:ascii="宋体" w:hAnsi="宋体"/>
          <w:color w:val="auto"/>
          <w:sz w:val="24"/>
          <w:szCs w:val="21"/>
        </w:rPr>
        <w:t>加盖“作废”章文件存档外，其余全部销毁。作废保留文件保存期,从作废之日开始算起,保存三年</w:t>
      </w:r>
      <w:r>
        <w:rPr>
          <w:rFonts w:hint="eastAsia" w:ascii="宋体" w:hAnsi="宋体"/>
          <w:color w:val="auto"/>
          <w:sz w:val="24"/>
          <w:szCs w:val="21"/>
          <w:lang w:eastAsia="zh-CN"/>
        </w:rPr>
        <w:t>。</w:t>
      </w:r>
      <w:r>
        <w:rPr>
          <w:rFonts w:hint="eastAsia" w:ascii="宋体" w:hAnsi="宋体"/>
          <w:color w:val="auto"/>
          <w:sz w:val="24"/>
          <w:szCs w:val="21"/>
        </w:rPr>
        <w:t>超过保存期的文件，由资料员填写《</w:t>
      </w:r>
      <w:r>
        <w:rPr>
          <w:rFonts w:ascii="宋体" w:hAnsi="宋体"/>
          <w:color w:val="auto"/>
          <w:sz w:val="24"/>
          <w:szCs w:val="21"/>
        </w:rPr>
        <w:fldChar w:fldCharType="begin"/>
      </w:r>
      <w:r>
        <w:rPr>
          <w:rFonts w:ascii="宋体" w:hAnsi="宋体"/>
          <w:color w:val="auto"/>
          <w:sz w:val="24"/>
          <w:szCs w:val="21"/>
        </w:rPr>
        <w:instrText xml:space="preserve"> HYPERLINK "质量记录\\03管理体系文件控制和维护程序\\07文件销毁记录表.doc" </w:instrText>
      </w:r>
      <w:r>
        <w:rPr>
          <w:rFonts w:ascii="宋体" w:hAnsi="宋体"/>
          <w:color w:val="auto"/>
          <w:sz w:val="24"/>
          <w:szCs w:val="21"/>
        </w:rPr>
        <w:fldChar w:fldCharType="separate"/>
      </w:r>
      <w:r>
        <w:rPr>
          <w:rStyle w:val="8"/>
          <w:rFonts w:hint="eastAsia" w:ascii="宋体" w:hAnsi="宋体"/>
          <w:color w:val="auto"/>
          <w:sz w:val="24"/>
          <w:szCs w:val="21"/>
          <w:u w:val="none"/>
        </w:rPr>
        <w:t>文件销毁记录表</w:t>
      </w:r>
      <w:r>
        <w:rPr>
          <w:rFonts w:ascii="宋体" w:hAnsi="宋体"/>
          <w:color w:val="auto"/>
          <w:sz w:val="24"/>
          <w:szCs w:val="21"/>
        </w:rPr>
        <w:fldChar w:fldCharType="end"/>
      </w:r>
      <w:r>
        <w:rPr>
          <w:rFonts w:hint="eastAsia" w:ascii="宋体" w:hAnsi="宋体"/>
          <w:color w:val="auto"/>
          <w:sz w:val="24"/>
          <w:szCs w:val="21"/>
        </w:rPr>
        <w:t>》，报</w:t>
      </w:r>
      <w:r>
        <w:rPr>
          <w:rFonts w:hint="eastAsia" w:ascii="宋体" w:hAnsi="宋体"/>
          <w:color w:val="auto"/>
          <w:sz w:val="24"/>
          <w:szCs w:val="21"/>
          <w:lang w:eastAsia="zh-CN"/>
        </w:rPr>
        <w:t>检测室主任</w:t>
      </w:r>
      <w:r>
        <w:rPr>
          <w:rFonts w:hint="eastAsia" w:ascii="宋体" w:hAnsi="宋体"/>
          <w:color w:val="auto"/>
          <w:sz w:val="24"/>
          <w:szCs w:val="21"/>
        </w:rPr>
        <w:t>审核,质量负责人批准后销毁.</w:t>
      </w:r>
      <w:r>
        <w:rPr>
          <w:rFonts w:hint="eastAsia" w:ascii="宋体" w:hAnsi="宋体"/>
          <w:color w:val="auto"/>
          <w:sz w:val="24"/>
          <w:szCs w:val="21"/>
          <w:lang w:eastAsia="zh-CN"/>
        </w:rPr>
        <w:t>检测室主任</w:t>
      </w:r>
      <w:r>
        <w:rPr>
          <w:rFonts w:hint="eastAsia" w:ascii="宋体" w:hAnsi="宋体"/>
          <w:color w:val="auto"/>
          <w:sz w:val="24"/>
          <w:szCs w:val="21"/>
        </w:rPr>
        <w:t>应监督文件的销毁情况.</w:t>
      </w:r>
    </w:p>
    <w:p w14:paraId="6E07C8FC">
      <w:pPr>
        <w:keepNext w:val="0"/>
        <w:keepLines w:val="0"/>
        <w:pageBreakBefore w:val="0"/>
        <w:widowControl w:val="0"/>
        <w:kinsoku/>
        <w:wordWrap/>
        <w:overflowPunct/>
        <w:topLinePunct w:val="0"/>
        <w:autoSpaceDE/>
        <w:autoSpaceDN/>
        <w:bidi w:val="0"/>
        <w:adjustRightInd/>
        <w:spacing w:line="440" w:lineRule="atLeast"/>
        <w:textAlignment w:val="auto"/>
        <w:rPr>
          <w:rFonts w:hint="eastAsia" w:ascii="宋体" w:hAnsi="宋体"/>
          <w:b/>
          <w:color w:val="auto"/>
          <w:sz w:val="24"/>
          <w:szCs w:val="21"/>
        </w:rPr>
      </w:pPr>
      <w:r>
        <w:rPr>
          <w:rFonts w:ascii="宋体" w:hAnsi="宋体"/>
          <w:b/>
          <w:color w:val="auto"/>
          <w:sz w:val="24"/>
          <w:szCs w:val="21"/>
        </w:rPr>
        <w:t>4.</w:t>
      </w:r>
      <w:r>
        <w:rPr>
          <w:rFonts w:hint="eastAsia" w:ascii="宋体" w:hAnsi="宋体"/>
          <w:b/>
          <w:color w:val="auto"/>
          <w:sz w:val="24"/>
          <w:szCs w:val="21"/>
        </w:rPr>
        <w:t>8.8</w:t>
      </w:r>
      <w:r>
        <w:rPr>
          <w:rFonts w:hint="eastAsia" w:ascii="宋体" w:hAnsi="宋体"/>
          <w:color w:val="auto"/>
          <w:sz w:val="24"/>
          <w:szCs w:val="21"/>
        </w:rPr>
        <w:t>每次内审前一个月质量负责人组织相关人员对管理体系文件进行一次审查。</w:t>
      </w:r>
    </w:p>
    <w:p w14:paraId="6EDFCFA2">
      <w:pPr>
        <w:keepNext w:val="0"/>
        <w:keepLines w:val="0"/>
        <w:pageBreakBefore w:val="0"/>
        <w:widowControl w:val="0"/>
        <w:kinsoku/>
        <w:wordWrap/>
        <w:overflowPunct/>
        <w:topLinePunct w:val="0"/>
        <w:autoSpaceDE/>
        <w:autoSpaceDN/>
        <w:bidi w:val="0"/>
        <w:adjustRightInd/>
        <w:spacing w:line="440" w:lineRule="atLeast"/>
        <w:ind w:left="601" w:hanging="602" w:hangingChars="250"/>
        <w:textAlignment w:val="auto"/>
        <w:rPr>
          <w:rFonts w:hint="eastAsia" w:ascii="宋体" w:hAnsi="宋体"/>
          <w:strike/>
          <w:dstrike w:val="0"/>
          <w:color w:val="FF0000"/>
          <w:sz w:val="24"/>
          <w:szCs w:val="21"/>
        </w:rPr>
      </w:pPr>
      <w:r>
        <w:rPr>
          <w:rFonts w:ascii="宋体" w:hAnsi="宋体"/>
          <w:b/>
          <w:strike/>
          <w:dstrike w:val="0"/>
          <w:color w:val="FF0000"/>
          <w:sz w:val="24"/>
          <w:szCs w:val="21"/>
        </w:rPr>
        <w:t>4.8.</w:t>
      </w:r>
      <w:r>
        <w:rPr>
          <w:rFonts w:hint="eastAsia" w:ascii="宋体" w:hAnsi="宋体"/>
          <w:b/>
          <w:strike/>
          <w:dstrike w:val="0"/>
          <w:color w:val="FF0000"/>
          <w:sz w:val="24"/>
          <w:szCs w:val="21"/>
          <w:lang w:val="en-US" w:eastAsia="zh-CN"/>
        </w:rPr>
        <w:t>9</w:t>
      </w:r>
      <w:r>
        <w:rPr>
          <w:rFonts w:hint="eastAsia" w:ascii="宋体" w:hAnsi="宋体"/>
          <w:strike/>
          <w:dstrike w:val="0"/>
          <w:color w:val="FF0000"/>
          <w:sz w:val="24"/>
          <w:szCs w:val="21"/>
        </w:rPr>
        <w:t>为便于追溯文件的修订情况，作废的管理体系文件均应保存适当的期限，保存期限由作废之日期开始算起，保存3年。</w:t>
      </w:r>
    </w:p>
    <w:p w14:paraId="1DEDB22F">
      <w:pPr>
        <w:keepNext w:val="0"/>
        <w:keepLines w:val="0"/>
        <w:pageBreakBefore w:val="0"/>
        <w:widowControl w:val="0"/>
        <w:kinsoku/>
        <w:wordWrap/>
        <w:overflowPunct/>
        <w:topLinePunct w:val="0"/>
        <w:autoSpaceDE/>
        <w:autoSpaceDN/>
        <w:bidi w:val="0"/>
        <w:adjustRightInd/>
        <w:snapToGrid/>
        <w:spacing w:line="440" w:lineRule="atLeast"/>
        <w:ind w:left="723" w:leftChars="0" w:right="0" w:rightChars="0" w:hanging="723" w:hangingChars="300"/>
        <w:jc w:val="both"/>
        <w:textAlignment w:val="auto"/>
        <w:outlineLvl w:val="9"/>
        <w:rPr>
          <w:rFonts w:hint="eastAsia" w:asciiTheme="minorEastAsia" w:hAnsiTheme="minorEastAsia" w:eastAsiaTheme="minorEastAsia"/>
          <w:b/>
          <w:bCs/>
          <w:sz w:val="24"/>
          <w:szCs w:val="24"/>
        </w:rPr>
      </w:pPr>
    </w:p>
    <w:p w14:paraId="46D2141C">
      <w:pPr>
        <w:keepNext w:val="0"/>
        <w:keepLines w:val="0"/>
        <w:pageBreakBefore w:val="0"/>
        <w:widowControl w:val="0"/>
        <w:kinsoku/>
        <w:wordWrap/>
        <w:overflowPunct/>
        <w:topLinePunct w:val="0"/>
        <w:autoSpaceDE/>
        <w:autoSpaceDN/>
        <w:bidi w:val="0"/>
        <w:adjustRightInd/>
        <w:snapToGrid/>
        <w:spacing w:line="440" w:lineRule="atLeast"/>
        <w:ind w:left="723" w:leftChars="0" w:right="0" w:rightChars="0" w:hanging="723" w:hangingChars="300"/>
        <w:jc w:val="both"/>
        <w:textAlignment w:val="auto"/>
        <w:outlineLvl w:val="1"/>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4.9</w:t>
      </w:r>
      <w:r>
        <w:rPr>
          <w:rFonts w:hint="eastAsia" w:asciiTheme="minorEastAsia" w:hAnsiTheme="minorEastAsia" w:eastAsiaTheme="minorEastAsia"/>
          <w:b/>
          <w:bCs/>
          <w:sz w:val="24"/>
          <w:szCs w:val="24"/>
          <w:lang w:val="en-US" w:eastAsia="zh-CN"/>
        </w:rPr>
        <w:t xml:space="preserve"> </w:t>
      </w:r>
      <w:del w:id="10" w:author="陈建刚" w:date="2026-07-04T17:09:40Z">
        <w:r>
          <w:rPr>
            <w:rFonts w:hint="eastAsia" w:asciiTheme="minorEastAsia" w:hAnsiTheme="minorEastAsia" w:eastAsiaTheme="minorEastAsia"/>
            <w:b/>
            <w:bCs/>
            <w:sz w:val="24"/>
            <w:szCs w:val="24"/>
          </w:rPr>
          <w:delText>管理体系</w:delText>
        </w:r>
      </w:del>
      <w:r>
        <w:rPr>
          <w:rFonts w:hint="eastAsia" w:asciiTheme="minorEastAsia" w:hAnsiTheme="minorEastAsia" w:eastAsiaTheme="minorEastAsia"/>
          <w:b/>
          <w:bCs/>
          <w:sz w:val="24"/>
          <w:szCs w:val="24"/>
        </w:rPr>
        <w:t>文件的保密</w:t>
      </w:r>
    </w:p>
    <w:p w14:paraId="08044197">
      <w:pPr>
        <w:keepNext w:val="0"/>
        <w:keepLines w:val="0"/>
        <w:pageBreakBefore w:val="0"/>
        <w:widowControl w:val="0"/>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4.9.1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本公司保密文件管理应执行《保护客户机密信息程序》。</w:t>
      </w:r>
    </w:p>
    <w:p w14:paraId="2E3C9938">
      <w:pPr>
        <w:keepNext w:val="0"/>
        <w:keepLines w:val="0"/>
        <w:pageBreakBefore w:val="0"/>
        <w:widowControl w:val="0"/>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4.9.2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所有原始观测记录、计算和导出数据、检验记录、报告副本等资料均应为客户保密。</w:t>
      </w:r>
    </w:p>
    <w:p w14:paraId="4CDC6E6B">
      <w:pPr>
        <w:keepNext w:val="0"/>
        <w:keepLines w:val="0"/>
        <w:pageBreakBefore w:val="0"/>
        <w:widowControl w:val="0"/>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4.9.3</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需要保密的文件应由资料管理员专柜保管，网络文件由资料管理员实施保密监督。</w:t>
      </w:r>
    </w:p>
    <w:p w14:paraId="43378CE0">
      <w:pPr>
        <w:keepNext w:val="0"/>
        <w:keepLines w:val="0"/>
        <w:pageBreakBefore w:val="0"/>
        <w:widowControl w:val="0"/>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2"/>
        <w:rPr>
          <w:rFonts w:asciiTheme="minorEastAsia" w:hAnsiTheme="minorEastAsia" w:eastAsiaTheme="minorEastAsia"/>
          <w:sz w:val="24"/>
          <w:szCs w:val="24"/>
        </w:rPr>
      </w:pPr>
      <w:r>
        <w:rPr>
          <w:rFonts w:hint="eastAsia" w:asciiTheme="minorEastAsia" w:hAnsiTheme="minorEastAsia" w:eastAsiaTheme="minorEastAsia"/>
          <w:sz w:val="24"/>
          <w:szCs w:val="24"/>
        </w:rPr>
        <w:t>4.9.4</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保密文件不允许上网运行，不得复制。不得个人保存。</w:t>
      </w:r>
    </w:p>
    <w:p w14:paraId="0D7EAAE7">
      <w:pPr>
        <w:keepNext w:val="0"/>
        <w:keepLines w:val="0"/>
        <w:pageBreakBefore w:val="0"/>
        <w:widowControl w:val="0"/>
        <w:kinsoku/>
        <w:wordWrap/>
        <w:overflowPunct/>
        <w:topLinePunct w:val="0"/>
        <w:autoSpaceDE/>
        <w:autoSpaceDN/>
        <w:bidi w:val="0"/>
        <w:adjustRightInd/>
        <w:snapToGrid/>
        <w:spacing w:line="440" w:lineRule="atLeast"/>
        <w:ind w:left="72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4.9.5</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保密文件的借阅应向质量负责人提出申请，得到批准后在资料管理员的监督下查阅，不得带离。</w:t>
      </w:r>
    </w:p>
    <w:p w14:paraId="3D449AB8">
      <w:pPr>
        <w:keepNext w:val="0"/>
        <w:keepLines w:val="0"/>
        <w:pageBreakBefore w:val="0"/>
        <w:widowControl w:val="0"/>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4.9.6</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所有受控的管理体系文件的所有权和著作权归本公司所有，未经实验室主任批准，任何人不得私自向外界借出，不得转抄或复印，若发生此类问题，本公司将究责任者的责任。</w:t>
      </w:r>
    </w:p>
    <w:p w14:paraId="6D5DE7CB">
      <w:pPr>
        <w:keepNext w:val="0"/>
        <w:keepLines w:val="0"/>
        <w:pageBreakBefore w:val="0"/>
        <w:widowControl w:val="0"/>
        <w:kinsoku/>
        <w:wordWrap/>
        <w:overflowPunct/>
        <w:topLinePunct w:val="0"/>
        <w:autoSpaceDE/>
        <w:autoSpaceDN/>
        <w:bidi w:val="0"/>
        <w:adjustRightInd/>
        <w:snapToGrid/>
        <w:spacing w:line="440" w:lineRule="atLeast"/>
        <w:ind w:left="723" w:leftChars="0" w:right="0" w:rightChars="0" w:hanging="723" w:hangingChars="300"/>
        <w:jc w:val="both"/>
        <w:textAlignment w:val="auto"/>
        <w:outlineLvl w:val="1"/>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4.10</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文件的媒体形式</w:t>
      </w:r>
    </w:p>
    <w:p w14:paraId="49319F64">
      <w:pPr>
        <w:keepNext w:val="0"/>
        <w:keepLines w:val="0"/>
        <w:pageBreakBefore w:val="0"/>
        <w:widowControl w:val="0"/>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4.10.1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文件可以呈任何媒体形式，如纸张、硬拷贝或光电媒体等。计算机文件管理按《计算机文件及数据控制程序》执行。。</w:t>
      </w:r>
    </w:p>
    <w:p w14:paraId="2925E2D1">
      <w:pPr>
        <w:keepNext w:val="0"/>
        <w:keepLines w:val="0"/>
        <w:pageBreakBefore w:val="0"/>
        <w:widowControl w:val="0"/>
        <w:kinsoku/>
        <w:wordWrap/>
        <w:overflowPunct/>
        <w:topLinePunct w:val="0"/>
        <w:autoSpaceDE/>
        <w:autoSpaceDN/>
        <w:bidi w:val="0"/>
        <w:adjustRightInd/>
        <w:spacing w:line="440" w:lineRule="atLeast"/>
        <w:textAlignment w:val="auto"/>
        <w:outlineLvl w:val="1"/>
        <w:rPr>
          <w:rFonts w:hint="eastAsia" w:ascii="宋体" w:hAnsi="宋体"/>
          <w:b/>
          <w:bCs/>
          <w:color w:val="auto"/>
          <w:sz w:val="24"/>
          <w:szCs w:val="21"/>
        </w:rPr>
      </w:pPr>
      <w:r>
        <w:rPr>
          <w:rFonts w:hint="eastAsia" w:ascii="宋体" w:hAnsi="宋体"/>
          <w:b/>
          <w:color w:val="auto"/>
          <w:sz w:val="24"/>
          <w:szCs w:val="21"/>
        </w:rPr>
        <w:t>4.11</w:t>
      </w:r>
      <w:r>
        <w:rPr>
          <w:rFonts w:hint="eastAsia" w:ascii="宋体" w:hAnsi="宋体"/>
          <w:b/>
          <w:bCs/>
          <w:color w:val="auto"/>
          <w:sz w:val="24"/>
          <w:szCs w:val="21"/>
        </w:rPr>
        <w:t>管理体系文件的宣贯</w:t>
      </w:r>
    </w:p>
    <w:p w14:paraId="77F2BF34">
      <w:pPr>
        <w:keepNext w:val="0"/>
        <w:keepLines w:val="0"/>
        <w:pageBreakBefore w:val="0"/>
        <w:widowControl w:val="0"/>
        <w:kinsoku/>
        <w:wordWrap/>
        <w:overflowPunct/>
        <w:topLinePunct w:val="0"/>
        <w:autoSpaceDE/>
        <w:autoSpaceDN/>
        <w:bidi w:val="0"/>
        <w:adjustRightInd/>
        <w:spacing w:line="440" w:lineRule="atLeast"/>
        <w:ind w:left="841" w:hanging="843" w:hangingChars="350"/>
        <w:textAlignment w:val="auto"/>
        <w:rPr>
          <w:rFonts w:hint="eastAsia" w:asciiTheme="minorEastAsia" w:hAnsiTheme="minorEastAsia" w:eastAsiaTheme="minorEastAsia"/>
          <w:b/>
          <w:bCs/>
          <w:color w:val="auto"/>
          <w:sz w:val="24"/>
          <w:szCs w:val="24"/>
        </w:rPr>
      </w:pPr>
      <w:r>
        <w:rPr>
          <w:rFonts w:hint="eastAsia" w:ascii="宋体" w:hAnsi="宋体"/>
          <w:b/>
          <w:bCs/>
          <w:color w:val="auto"/>
          <w:sz w:val="24"/>
          <w:szCs w:val="21"/>
        </w:rPr>
        <w:t>4.11.1</w:t>
      </w:r>
      <w:r>
        <w:rPr>
          <w:rFonts w:hint="eastAsia" w:ascii="宋体" w:hAnsi="宋体"/>
          <w:bCs/>
          <w:color w:val="auto"/>
          <w:sz w:val="24"/>
          <w:szCs w:val="21"/>
        </w:rPr>
        <w:t>文件新制订或修订后，质量负责人应组织对文件的宣贯，使公司全体人员第一时间了解到文件更新的信息，学习新文件规定要求，并填写《人员培训记录表</w:t>
      </w:r>
      <w:r>
        <w:rPr>
          <w:rFonts w:hint="eastAsia" w:ascii="宋体" w:hAnsi="宋体"/>
          <w:color w:val="auto"/>
          <w:sz w:val="24"/>
        </w:rPr>
        <w:t>》。</w:t>
      </w:r>
    </w:p>
    <w:p w14:paraId="506C28CA">
      <w:pPr>
        <w:keepNext w:val="0"/>
        <w:keepLines w:val="0"/>
        <w:pageBreakBefore w:val="0"/>
        <w:widowControl w:val="0"/>
        <w:kinsoku/>
        <w:wordWrap/>
        <w:overflowPunct/>
        <w:topLinePunct w:val="0"/>
        <w:autoSpaceDE/>
        <w:autoSpaceDN/>
        <w:bidi w:val="0"/>
        <w:adjustRightInd/>
        <w:snapToGrid/>
        <w:spacing w:line="440" w:lineRule="atLeast"/>
        <w:ind w:left="723" w:leftChars="0" w:right="0" w:rightChars="0" w:hanging="723" w:hangingChars="300"/>
        <w:jc w:val="both"/>
        <w:textAlignment w:val="auto"/>
        <w:outlineLvl w:val="9"/>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4.11</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管理体系文件分类、编号及标识规定（见附录1）</w:t>
      </w:r>
    </w:p>
    <w:p w14:paraId="48A76E84">
      <w:pPr>
        <w:keepNext w:val="0"/>
        <w:keepLines w:val="0"/>
        <w:pageBreakBefore w:val="0"/>
        <w:widowControl w:val="0"/>
        <w:kinsoku/>
        <w:wordWrap/>
        <w:overflowPunct/>
        <w:topLinePunct w:val="0"/>
        <w:autoSpaceDE/>
        <w:autoSpaceDN/>
        <w:bidi w:val="0"/>
        <w:adjustRightInd/>
        <w:snapToGrid/>
        <w:spacing w:line="440" w:lineRule="atLeast"/>
        <w:ind w:left="0" w:leftChars="0" w:right="0" w:rightChars="0" w:firstLine="0" w:firstLineChars="0"/>
        <w:jc w:val="both"/>
        <w:textAlignment w:val="auto"/>
        <w:outlineLvl w:val="9"/>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4.12</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文件定期审查</w:t>
      </w:r>
    </w:p>
    <w:p w14:paraId="68C0331D">
      <w:pPr>
        <w:keepNext w:val="0"/>
        <w:keepLines w:val="0"/>
        <w:pageBreakBefore w:val="0"/>
        <w:widowControl w:val="0"/>
        <w:kinsoku/>
        <w:wordWrap/>
        <w:overflowPunct/>
        <w:topLinePunct w:val="0"/>
        <w:autoSpaceDE/>
        <w:autoSpaceDN/>
        <w:bidi w:val="0"/>
        <w:adjustRightInd/>
        <w:snapToGrid/>
        <w:spacing w:line="440" w:lineRule="atLeast"/>
        <w:ind w:left="600" w:leftChars="0" w:right="0" w:rightChars="0" w:hanging="600" w:hangingChars="25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每年由质量负责人组织管理人员每年在管理评审会议前对文件的适宜性、充分性进行审查，如需修改，按文件修改程序执行。</w:t>
      </w:r>
    </w:p>
    <w:p w14:paraId="00501F19">
      <w:pPr>
        <w:keepNext w:val="0"/>
        <w:keepLines w:val="0"/>
        <w:pageBreakBefore w:val="0"/>
        <w:widowControl w:val="0"/>
        <w:kinsoku/>
        <w:wordWrap/>
        <w:overflowPunct/>
        <w:topLinePunct w:val="0"/>
        <w:autoSpaceDE/>
        <w:autoSpaceDN/>
        <w:bidi w:val="0"/>
        <w:adjustRightInd/>
        <w:snapToGrid/>
        <w:spacing w:line="440" w:lineRule="atLeast"/>
        <w:ind w:left="602" w:leftChars="0" w:right="0" w:rightChars="0" w:hanging="602" w:hangingChars="250"/>
        <w:jc w:val="both"/>
        <w:textAlignment w:val="auto"/>
        <w:outlineLvl w:val="9"/>
        <w:rPr>
          <w:rFonts w:hint="eastAsia" w:asciiTheme="minorEastAsia" w:hAnsiTheme="minorEastAsia" w:eastAsiaTheme="minorEastAsia"/>
          <w:sz w:val="24"/>
          <w:szCs w:val="24"/>
        </w:rPr>
      </w:pPr>
      <w:r>
        <w:rPr>
          <w:rFonts w:hint="eastAsia" w:asciiTheme="minorEastAsia" w:hAnsiTheme="minorEastAsia" w:eastAsiaTheme="minorEastAsia"/>
          <w:b/>
          <w:bCs/>
          <w:sz w:val="24"/>
          <w:szCs w:val="24"/>
        </w:rPr>
        <w:t>4.1</w:t>
      </w:r>
      <w:r>
        <w:rPr>
          <w:rFonts w:hint="eastAsia" w:asciiTheme="minorEastAsia" w:hAnsiTheme="minorEastAsia" w:eastAsiaTheme="minorEastAsia"/>
          <w:b/>
          <w:bCs/>
          <w:sz w:val="24"/>
          <w:szCs w:val="24"/>
          <w:lang w:val="en-US" w:eastAsia="zh-CN"/>
        </w:rPr>
        <w:t xml:space="preserve">3 </w:t>
      </w:r>
      <w:r>
        <w:rPr>
          <w:rFonts w:hint="eastAsia" w:asciiTheme="minorEastAsia" w:hAnsiTheme="minorEastAsia" w:eastAsiaTheme="minorEastAsia"/>
          <w:b/>
          <w:bCs/>
          <w:sz w:val="24"/>
          <w:szCs w:val="24"/>
        </w:rPr>
        <w:t>为确保本公司所使用的检验标准始终为最新有效版本，</w:t>
      </w:r>
      <w:r>
        <w:rPr>
          <w:rFonts w:hint="eastAsia" w:asciiTheme="minorEastAsia" w:hAnsiTheme="minorEastAsia" w:eastAsiaTheme="minorEastAsia"/>
          <w:sz w:val="24"/>
          <w:szCs w:val="24"/>
          <w:lang w:val="en-US" w:eastAsia="zh-CN"/>
        </w:rPr>
        <w:t>技术负责人</w:t>
      </w:r>
      <w:r>
        <w:rPr>
          <w:rFonts w:hint="eastAsia" w:asciiTheme="minorEastAsia" w:hAnsiTheme="minorEastAsia" w:eastAsiaTheme="minorEastAsia"/>
          <w:sz w:val="24"/>
          <w:szCs w:val="24"/>
        </w:rPr>
        <w:t>必须定期对检验标准</w:t>
      </w:r>
      <w:r>
        <w:rPr>
          <w:rFonts w:hint="eastAsia" w:asciiTheme="minorEastAsia" w:hAnsiTheme="minorEastAsia" w:eastAsiaTheme="minorEastAsia"/>
          <w:sz w:val="24"/>
          <w:szCs w:val="24"/>
          <w:lang w:eastAsia="zh-CN"/>
        </w:rPr>
        <w:t>、</w:t>
      </w:r>
      <w:r>
        <w:rPr>
          <w:rFonts w:hint="eastAsia" w:asciiTheme="minorEastAsia" w:hAnsiTheme="minorEastAsia" w:eastAsiaTheme="minorEastAsia"/>
          <w:sz w:val="24"/>
          <w:szCs w:val="24"/>
        </w:rPr>
        <w:t>规范通过上网或委托当地技术监督局进行查新。</w:t>
      </w:r>
    </w:p>
    <w:p w14:paraId="6EB932EF">
      <w:pPr>
        <w:keepNext w:val="0"/>
        <w:keepLines w:val="0"/>
        <w:pageBreakBefore w:val="0"/>
        <w:widowControl w:val="0"/>
        <w:kinsoku/>
        <w:wordWrap/>
        <w:overflowPunct/>
        <w:topLinePunct w:val="0"/>
        <w:autoSpaceDE/>
        <w:autoSpaceDN/>
        <w:bidi w:val="0"/>
        <w:adjustRightInd/>
        <w:snapToGrid/>
        <w:spacing w:line="440" w:lineRule="atLeast"/>
        <w:ind w:right="0" w:rightChars="0"/>
        <w:jc w:val="both"/>
        <w:textAlignment w:val="auto"/>
        <w:rPr>
          <w:rFonts w:hint="eastAsia" w:asciiTheme="minorEastAsia" w:hAnsiTheme="minorEastAsia" w:eastAsiaTheme="minorEastAsia"/>
          <w:sz w:val="28"/>
          <w:szCs w:val="28"/>
        </w:rPr>
      </w:pPr>
    </w:p>
    <w:p w14:paraId="79BCD20F">
      <w:pPr>
        <w:keepNext w:val="0"/>
        <w:keepLines w:val="0"/>
        <w:pageBreakBefore w:val="0"/>
        <w:widowControl w:val="0"/>
        <w:kinsoku/>
        <w:wordWrap/>
        <w:overflowPunct/>
        <w:topLinePunct w:val="0"/>
        <w:autoSpaceDE/>
        <w:autoSpaceDN/>
        <w:bidi w:val="0"/>
        <w:adjustRightInd/>
        <w:snapToGrid/>
        <w:spacing w:line="440" w:lineRule="atLeast"/>
        <w:ind w:right="0" w:rightChars="0"/>
        <w:jc w:val="both"/>
        <w:textAlignment w:val="auto"/>
        <w:outlineLvl w:val="0"/>
        <w:rPr>
          <w:rFonts w:hint="eastAsia" w:asciiTheme="minorEastAsia" w:hAnsiTheme="minorEastAsia" w:eastAsiaTheme="minorEastAsia"/>
          <w:b/>
          <w:sz w:val="28"/>
          <w:szCs w:val="28"/>
        </w:rPr>
      </w:pPr>
      <w:r>
        <w:rPr>
          <w:rFonts w:hint="eastAsia" w:asciiTheme="minorEastAsia" w:hAnsiTheme="minorEastAsia" w:eastAsiaTheme="minorEastAsia"/>
          <w:b/>
          <w:sz w:val="28"/>
          <w:szCs w:val="28"/>
        </w:rPr>
        <w:t>5</w:t>
      </w:r>
      <w:r>
        <w:rPr>
          <w:rFonts w:hint="eastAsia" w:asciiTheme="minorEastAsia" w:hAnsiTheme="minorEastAsia" w:eastAsiaTheme="minorEastAsia"/>
          <w:b/>
          <w:sz w:val="28"/>
          <w:szCs w:val="28"/>
          <w:lang w:val="en-US" w:eastAsia="zh-CN"/>
        </w:rPr>
        <w:t>.</w:t>
      </w:r>
      <w:r>
        <w:rPr>
          <w:rFonts w:hint="eastAsia" w:asciiTheme="minorEastAsia" w:hAnsiTheme="minorEastAsia" w:eastAsiaTheme="minorEastAsia"/>
          <w:b/>
          <w:sz w:val="28"/>
          <w:szCs w:val="28"/>
        </w:rPr>
        <w:t>相关文件</w:t>
      </w:r>
    </w:p>
    <w:p w14:paraId="61E46654">
      <w:pPr>
        <w:keepNext w:val="0"/>
        <w:keepLines w:val="0"/>
        <w:pageBreakBefore w:val="0"/>
        <w:widowControl w:val="0"/>
        <w:kinsoku/>
        <w:wordWrap/>
        <w:overflowPunct/>
        <w:topLinePunct w:val="0"/>
        <w:autoSpaceDE/>
        <w:autoSpaceDN/>
        <w:bidi w:val="0"/>
        <w:adjustRightInd/>
        <w:snapToGrid/>
        <w:spacing w:line="440" w:lineRule="atLeast"/>
        <w:ind w:right="0" w:rightChars="0"/>
        <w:jc w:val="both"/>
        <w:textAlignment w:val="auto"/>
        <w:rPr>
          <w:rFonts w:hint="eastAsia" w:asciiTheme="minorEastAsia" w:hAnsiTheme="minorEastAsia" w:eastAsiaTheme="minorEastAsia"/>
          <w:sz w:val="24"/>
          <w:szCs w:val="24"/>
          <w:lang w:eastAsia="zh-CN"/>
        </w:rPr>
      </w:pPr>
      <w:r>
        <w:rPr>
          <w:rFonts w:hint="eastAsia" w:asciiTheme="minorEastAsia" w:hAnsiTheme="minorEastAsia" w:eastAsiaTheme="minorEastAsia"/>
          <w:sz w:val="24"/>
          <w:szCs w:val="24"/>
        </w:rPr>
        <w:t xml:space="preserve">《保护客户机密信息程序》           </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 xml:space="preserve"> XZTC/CX-06-</w:t>
      </w:r>
      <w:r>
        <w:rPr>
          <w:rFonts w:hint="eastAsia" w:asciiTheme="minorEastAsia" w:hAnsiTheme="minorEastAsia" w:eastAsiaTheme="minorEastAsia"/>
          <w:sz w:val="24"/>
          <w:szCs w:val="24"/>
          <w:lang w:eastAsia="zh-CN"/>
        </w:rPr>
        <w:t>2022</w:t>
      </w:r>
    </w:p>
    <w:p w14:paraId="711813F3">
      <w:pPr>
        <w:keepNext w:val="0"/>
        <w:keepLines w:val="0"/>
        <w:pageBreakBefore w:val="0"/>
        <w:widowControl w:val="0"/>
        <w:kinsoku/>
        <w:wordWrap/>
        <w:overflowPunct/>
        <w:topLinePunct w:val="0"/>
        <w:autoSpaceDE/>
        <w:autoSpaceDN/>
        <w:bidi w:val="0"/>
        <w:adjustRightInd/>
        <w:snapToGrid/>
        <w:spacing w:line="440" w:lineRule="atLeast"/>
        <w:ind w:right="0" w:rightChars="0"/>
        <w:jc w:val="both"/>
        <w:textAlignment w:val="auto"/>
        <w:rPr>
          <w:rFonts w:hint="eastAsia" w:asciiTheme="minorEastAsia" w:hAnsiTheme="minorEastAsia" w:eastAsiaTheme="minorEastAsia"/>
          <w:sz w:val="24"/>
          <w:szCs w:val="24"/>
          <w:lang w:eastAsia="zh-CN"/>
        </w:rPr>
      </w:pPr>
      <w:r>
        <w:rPr>
          <w:rFonts w:hint="eastAsia" w:asciiTheme="minorEastAsia" w:hAnsiTheme="minorEastAsia" w:eastAsiaTheme="minorEastAsia"/>
          <w:sz w:val="24"/>
          <w:szCs w:val="24"/>
        </w:rPr>
        <w:t xml:space="preserve">《记录控制程序》                    </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XZTC/CX-19-</w:t>
      </w:r>
      <w:r>
        <w:rPr>
          <w:rFonts w:hint="eastAsia" w:asciiTheme="minorEastAsia" w:hAnsiTheme="minorEastAsia" w:eastAsiaTheme="minorEastAsia"/>
          <w:sz w:val="24"/>
          <w:szCs w:val="24"/>
          <w:lang w:eastAsia="zh-CN"/>
        </w:rPr>
        <w:t>2022</w:t>
      </w:r>
    </w:p>
    <w:p w14:paraId="05172634">
      <w:pPr>
        <w:keepNext w:val="0"/>
        <w:keepLines w:val="0"/>
        <w:pageBreakBefore w:val="0"/>
        <w:widowControl w:val="0"/>
        <w:kinsoku/>
        <w:wordWrap/>
        <w:overflowPunct/>
        <w:topLinePunct w:val="0"/>
        <w:autoSpaceDE/>
        <w:autoSpaceDN/>
        <w:bidi w:val="0"/>
        <w:adjustRightInd/>
        <w:snapToGrid/>
        <w:spacing w:line="440" w:lineRule="atLeast"/>
        <w:ind w:right="0" w:rightChars="0"/>
        <w:jc w:val="both"/>
        <w:textAlignment w:val="auto"/>
        <w:rPr>
          <w:rFonts w:hint="eastAsia" w:asciiTheme="minorEastAsia" w:hAnsiTheme="minorEastAsia" w:eastAsiaTheme="minorEastAsia"/>
          <w:sz w:val="24"/>
          <w:szCs w:val="24"/>
          <w:lang w:eastAsia="zh-CN"/>
        </w:rPr>
      </w:pPr>
      <w:r>
        <w:rPr>
          <w:rFonts w:hint="eastAsia" w:asciiTheme="minorEastAsia" w:hAnsiTheme="minorEastAsia" w:eastAsiaTheme="minorEastAsia"/>
          <w:sz w:val="24"/>
          <w:szCs w:val="24"/>
        </w:rPr>
        <w:t xml:space="preserve">《计算机文件及数据控制程序》        </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XZTC/CX-26-</w:t>
      </w:r>
      <w:r>
        <w:rPr>
          <w:rFonts w:hint="eastAsia" w:asciiTheme="minorEastAsia" w:hAnsiTheme="minorEastAsia" w:eastAsiaTheme="minorEastAsia"/>
          <w:sz w:val="24"/>
          <w:szCs w:val="24"/>
          <w:lang w:eastAsia="zh-CN"/>
        </w:rPr>
        <w:t>2022</w:t>
      </w:r>
    </w:p>
    <w:p w14:paraId="19D7B225">
      <w:pPr>
        <w:keepNext w:val="0"/>
        <w:keepLines w:val="0"/>
        <w:pageBreakBefore w:val="0"/>
        <w:widowControl w:val="0"/>
        <w:kinsoku/>
        <w:wordWrap/>
        <w:overflowPunct/>
        <w:topLinePunct w:val="0"/>
        <w:autoSpaceDE/>
        <w:autoSpaceDN/>
        <w:bidi w:val="0"/>
        <w:adjustRightInd/>
        <w:snapToGrid/>
        <w:spacing w:line="440" w:lineRule="atLeast"/>
        <w:ind w:right="0" w:rightChars="0"/>
        <w:jc w:val="both"/>
        <w:textAlignment w:val="auto"/>
        <w:outlineLvl w:val="0"/>
        <w:rPr>
          <w:rFonts w:asciiTheme="minorEastAsia" w:hAnsiTheme="minorEastAsia" w:eastAsiaTheme="minorEastAsia"/>
          <w:b/>
          <w:sz w:val="28"/>
          <w:szCs w:val="28"/>
        </w:rPr>
      </w:pPr>
      <w:r>
        <w:rPr>
          <w:rFonts w:hint="eastAsia" w:asciiTheme="minorEastAsia" w:hAnsiTheme="minorEastAsia" w:eastAsiaTheme="minorEastAsia"/>
          <w:b/>
          <w:sz w:val="28"/>
          <w:szCs w:val="28"/>
        </w:rPr>
        <w:t>6</w:t>
      </w:r>
      <w:r>
        <w:rPr>
          <w:rFonts w:hint="eastAsia" w:asciiTheme="minorEastAsia" w:hAnsiTheme="minorEastAsia" w:eastAsiaTheme="minorEastAsia"/>
          <w:b/>
          <w:sz w:val="28"/>
          <w:szCs w:val="28"/>
          <w:lang w:val="en-US" w:eastAsia="zh-CN"/>
        </w:rPr>
        <w:t>.</w:t>
      </w:r>
      <w:r>
        <w:rPr>
          <w:rFonts w:hint="eastAsia" w:asciiTheme="minorEastAsia" w:hAnsiTheme="minorEastAsia" w:eastAsiaTheme="minorEastAsia"/>
          <w:b/>
          <w:sz w:val="28"/>
          <w:szCs w:val="28"/>
        </w:rPr>
        <w:t>记录</w:t>
      </w:r>
    </w:p>
    <w:p w14:paraId="4AF52E1A">
      <w:pPr>
        <w:keepNext w:val="0"/>
        <w:keepLines w:val="0"/>
        <w:pageBreakBefore w:val="0"/>
        <w:widowControl w:val="0"/>
        <w:kinsoku/>
        <w:wordWrap/>
        <w:overflowPunct/>
        <w:topLinePunct w:val="0"/>
        <w:autoSpaceDE/>
        <w:autoSpaceDN/>
        <w:bidi w:val="0"/>
        <w:adjustRightInd/>
        <w:snapToGrid/>
        <w:spacing w:line="440" w:lineRule="atLeast"/>
        <w:ind w:right="0" w:rightChars="0"/>
        <w:jc w:val="both"/>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 xml:space="preserve">《内部受控文件登记表》                    </w:t>
      </w:r>
      <w:r>
        <w:rPr>
          <w:rFonts w:hint="eastAsia" w:asciiTheme="minorEastAsia" w:hAnsiTheme="minorEastAsia" w:cstheme="minorEastAsia"/>
          <w:sz w:val="24"/>
          <w:szCs w:val="24"/>
          <w:lang w:val="en-US" w:eastAsia="zh-CN"/>
        </w:rPr>
        <w:t>XZTC/BG-08-01</w:t>
      </w:r>
      <w:r>
        <w:rPr>
          <w:rFonts w:hint="eastAsia" w:asciiTheme="minorEastAsia" w:hAnsiTheme="minorEastAsia" w:eastAsiaTheme="minorEastAsia"/>
          <w:sz w:val="24"/>
          <w:szCs w:val="24"/>
        </w:rPr>
        <w:t xml:space="preserve">    </w:t>
      </w:r>
    </w:p>
    <w:p w14:paraId="1C90597D">
      <w:pPr>
        <w:keepNext w:val="0"/>
        <w:keepLines w:val="0"/>
        <w:pageBreakBefore w:val="0"/>
        <w:widowControl w:val="0"/>
        <w:kinsoku/>
        <w:wordWrap/>
        <w:overflowPunct/>
        <w:topLinePunct w:val="0"/>
        <w:autoSpaceDE/>
        <w:autoSpaceDN/>
        <w:bidi w:val="0"/>
        <w:adjustRightInd/>
        <w:snapToGrid/>
        <w:spacing w:line="440" w:lineRule="atLeast"/>
        <w:ind w:right="0" w:rightChars="0"/>
        <w:jc w:val="both"/>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 xml:space="preserve">《外来文件资料登记表》                    </w:t>
      </w:r>
      <w:r>
        <w:rPr>
          <w:rFonts w:hint="eastAsia" w:asciiTheme="minorEastAsia" w:hAnsiTheme="minorEastAsia" w:cstheme="minorEastAsia"/>
          <w:sz w:val="24"/>
          <w:szCs w:val="24"/>
          <w:lang w:val="en-US" w:eastAsia="zh-CN"/>
        </w:rPr>
        <w:t>XZTC/BG-08-02</w:t>
      </w:r>
    </w:p>
    <w:p w14:paraId="42A8D176">
      <w:pPr>
        <w:keepNext w:val="0"/>
        <w:keepLines w:val="0"/>
        <w:pageBreakBefore w:val="0"/>
        <w:widowControl w:val="0"/>
        <w:kinsoku/>
        <w:wordWrap/>
        <w:overflowPunct/>
        <w:topLinePunct w:val="0"/>
        <w:autoSpaceDE/>
        <w:autoSpaceDN/>
        <w:bidi w:val="0"/>
        <w:adjustRightInd/>
        <w:snapToGrid/>
        <w:spacing w:line="440" w:lineRule="atLeast"/>
        <w:ind w:right="0" w:rightChars="0"/>
        <w:jc w:val="both"/>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 xml:space="preserve">《文件发放回收登记表》                    </w:t>
      </w:r>
      <w:r>
        <w:rPr>
          <w:rFonts w:hint="eastAsia" w:asciiTheme="minorEastAsia" w:hAnsiTheme="minorEastAsia" w:cstheme="minorEastAsia"/>
          <w:sz w:val="24"/>
          <w:szCs w:val="24"/>
          <w:lang w:val="en-US" w:eastAsia="zh-CN"/>
        </w:rPr>
        <w:t>XZTC/BG-08-03</w:t>
      </w:r>
    </w:p>
    <w:p w14:paraId="7346F7ED">
      <w:pPr>
        <w:keepNext w:val="0"/>
        <w:keepLines w:val="0"/>
        <w:pageBreakBefore w:val="0"/>
        <w:widowControl w:val="0"/>
        <w:kinsoku/>
        <w:wordWrap/>
        <w:overflowPunct/>
        <w:topLinePunct w:val="0"/>
        <w:autoSpaceDE/>
        <w:autoSpaceDN/>
        <w:bidi w:val="0"/>
        <w:adjustRightInd/>
        <w:snapToGrid/>
        <w:spacing w:line="440" w:lineRule="atLeast"/>
        <w:ind w:right="0" w:rightChars="0"/>
        <w:jc w:val="both"/>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 xml:space="preserve">《文件借阅登记表》                        </w:t>
      </w:r>
      <w:r>
        <w:rPr>
          <w:rFonts w:hint="eastAsia" w:asciiTheme="minorEastAsia" w:hAnsiTheme="minorEastAsia" w:cstheme="minorEastAsia"/>
          <w:sz w:val="24"/>
          <w:szCs w:val="24"/>
          <w:lang w:val="en-US" w:eastAsia="zh-CN"/>
        </w:rPr>
        <w:t>XZTC/BG-08-04</w:t>
      </w:r>
    </w:p>
    <w:p w14:paraId="2BB633CE">
      <w:pPr>
        <w:keepNext w:val="0"/>
        <w:keepLines w:val="0"/>
        <w:pageBreakBefore w:val="0"/>
        <w:widowControl w:val="0"/>
        <w:kinsoku/>
        <w:wordWrap/>
        <w:overflowPunct/>
        <w:topLinePunct w:val="0"/>
        <w:autoSpaceDE/>
        <w:autoSpaceDN/>
        <w:bidi w:val="0"/>
        <w:adjustRightInd/>
        <w:snapToGrid/>
        <w:spacing w:line="440" w:lineRule="atLeast"/>
        <w:ind w:right="0" w:rightChars="0"/>
        <w:jc w:val="both"/>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 xml:space="preserve">《体系文件置换申请表》                    </w:t>
      </w:r>
      <w:r>
        <w:rPr>
          <w:rFonts w:hint="eastAsia" w:asciiTheme="minorEastAsia" w:hAnsiTheme="minorEastAsia" w:cstheme="minorEastAsia"/>
          <w:sz w:val="24"/>
          <w:szCs w:val="24"/>
          <w:lang w:val="en-US" w:eastAsia="zh-CN"/>
        </w:rPr>
        <w:t>XZTC/BG-08-05</w:t>
      </w:r>
    </w:p>
    <w:p w14:paraId="4D640DE6">
      <w:pPr>
        <w:keepNext w:val="0"/>
        <w:keepLines w:val="0"/>
        <w:pageBreakBefore w:val="0"/>
        <w:widowControl w:val="0"/>
        <w:kinsoku/>
        <w:wordWrap/>
        <w:overflowPunct/>
        <w:topLinePunct w:val="0"/>
        <w:autoSpaceDE/>
        <w:autoSpaceDN/>
        <w:bidi w:val="0"/>
        <w:adjustRightInd/>
        <w:snapToGrid/>
        <w:spacing w:line="440" w:lineRule="atLeast"/>
        <w:ind w:right="0" w:rightChars="0"/>
        <w:jc w:val="both"/>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 xml:space="preserve">《体系文件更改审批表》                    </w:t>
      </w:r>
      <w:r>
        <w:rPr>
          <w:rFonts w:hint="eastAsia" w:asciiTheme="minorEastAsia" w:hAnsiTheme="minorEastAsia" w:cstheme="minorEastAsia"/>
          <w:sz w:val="24"/>
          <w:szCs w:val="24"/>
          <w:lang w:val="en-US" w:eastAsia="zh-CN"/>
        </w:rPr>
        <w:t>XZTC/BG-08-06</w:t>
      </w:r>
    </w:p>
    <w:p w14:paraId="307C90C1">
      <w:pPr>
        <w:keepNext w:val="0"/>
        <w:keepLines w:val="0"/>
        <w:pageBreakBefore w:val="0"/>
        <w:widowControl w:val="0"/>
        <w:kinsoku/>
        <w:wordWrap/>
        <w:overflowPunct/>
        <w:topLinePunct w:val="0"/>
        <w:autoSpaceDE/>
        <w:autoSpaceDN/>
        <w:bidi w:val="0"/>
        <w:adjustRightInd/>
        <w:snapToGrid/>
        <w:spacing w:line="440" w:lineRule="atLeast"/>
        <w:ind w:right="0" w:rightChars="0"/>
        <w:jc w:val="both"/>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 xml:space="preserve">《文件销毁记录表》                       </w:t>
      </w:r>
      <w:r>
        <w:rPr>
          <w:rFonts w:hint="eastAsia" w:asciiTheme="minorEastAsia" w:hAnsiTheme="minorEastAsia" w:eastAsiaTheme="minorEastAsia"/>
          <w:sz w:val="24"/>
          <w:szCs w:val="24"/>
          <w:lang w:val="en-US" w:eastAsia="zh-CN"/>
        </w:rPr>
        <w:t xml:space="preserve"> </w:t>
      </w:r>
      <w:r>
        <w:rPr>
          <w:rFonts w:hint="eastAsia" w:asciiTheme="minorEastAsia" w:hAnsiTheme="minorEastAsia" w:cstheme="minorEastAsia"/>
          <w:sz w:val="24"/>
          <w:szCs w:val="24"/>
          <w:lang w:val="en-US" w:eastAsia="zh-CN"/>
        </w:rPr>
        <w:t>XZTC/BG-08-07</w:t>
      </w:r>
    </w:p>
    <w:p w14:paraId="6E009138">
      <w:pPr>
        <w:keepNext w:val="0"/>
        <w:keepLines w:val="0"/>
        <w:pageBreakBefore w:val="0"/>
        <w:widowControl w:val="0"/>
        <w:kinsoku/>
        <w:wordWrap/>
        <w:overflowPunct/>
        <w:topLinePunct w:val="0"/>
        <w:autoSpaceDE/>
        <w:autoSpaceDN/>
        <w:bidi w:val="0"/>
        <w:adjustRightInd/>
        <w:snapToGrid/>
        <w:spacing w:line="440" w:lineRule="atLeast"/>
        <w:ind w:right="0" w:rightChars="0"/>
        <w:jc w:val="both"/>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 xml:space="preserve">《会议签到记录表》                        </w:t>
      </w:r>
      <w:r>
        <w:rPr>
          <w:rFonts w:hint="eastAsia" w:asciiTheme="minorEastAsia" w:hAnsiTheme="minorEastAsia" w:cstheme="minorEastAsia"/>
          <w:sz w:val="24"/>
          <w:szCs w:val="24"/>
          <w:lang w:val="en-US" w:eastAsia="zh-CN"/>
        </w:rPr>
        <w:t>XZTC/BG-08-08</w:t>
      </w:r>
    </w:p>
    <w:p w14:paraId="04914876">
      <w:pPr>
        <w:keepNext w:val="0"/>
        <w:keepLines w:val="0"/>
        <w:pageBreakBefore w:val="0"/>
        <w:widowControl w:val="0"/>
        <w:kinsoku/>
        <w:wordWrap/>
        <w:overflowPunct/>
        <w:topLinePunct w:val="0"/>
        <w:autoSpaceDE/>
        <w:autoSpaceDN/>
        <w:bidi w:val="0"/>
        <w:adjustRightInd/>
        <w:snapToGrid/>
        <w:spacing w:line="440" w:lineRule="atLeast"/>
        <w:ind w:left="0" w:leftChars="0" w:right="0" w:rightChars="0" w:firstLine="0" w:firstLineChars="0"/>
        <w:jc w:val="center"/>
        <w:textAlignment w:val="auto"/>
        <w:outlineLvl w:val="9"/>
        <w:rPr>
          <w:del w:id="11" w:author="陈建刚" w:date="2026-07-04T17:10:31Z"/>
          <w:rFonts w:hint="eastAsia"/>
          <w:b/>
          <w:bCs/>
          <w:sz w:val="36"/>
          <w:szCs w:val="36"/>
          <w:lang w:val="en-US" w:eastAsia="zh-CN"/>
        </w:rPr>
      </w:pPr>
      <w:del w:id="12" w:author="陈建刚" w:date="2026-07-04T17:10:31Z">
        <w:r>
          <w:rPr>
            <w:rFonts w:hint="eastAsia"/>
            <w:b/>
            <w:bCs/>
            <w:sz w:val="36"/>
            <w:szCs w:val="36"/>
            <w:lang w:val="en-US" w:eastAsia="zh-CN"/>
          </w:rPr>
          <w:delText>文件控制程序</w:delText>
        </w:r>
      </w:del>
    </w:p>
    <w:p w14:paraId="4F583373">
      <w:pPr>
        <w:keepNext w:val="0"/>
        <w:keepLines w:val="0"/>
        <w:pageBreakBefore w:val="0"/>
        <w:widowControl w:val="0"/>
        <w:kinsoku/>
        <w:wordWrap/>
        <w:overflowPunct/>
        <w:topLinePunct w:val="0"/>
        <w:autoSpaceDE/>
        <w:autoSpaceDN/>
        <w:bidi w:val="0"/>
        <w:adjustRightInd/>
        <w:spacing w:line="440" w:lineRule="atLeast"/>
        <w:jc w:val="center"/>
        <w:textAlignment w:val="auto"/>
        <w:rPr>
          <w:del w:id="13" w:author="陈建刚" w:date="2026-07-04T17:10:31Z"/>
          <w:rFonts w:hint="eastAsia"/>
          <w:b/>
          <w:bCs/>
          <w:sz w:val="36"/>
          <w:szCs w:val="36"/>
          <w:lang w:val="en-US" w:eastAsia="zh-CN"/>
        </w:rPr>
      </w:pPr>
      <w:del w:id="14" w:author="陈建刚" w:date="2026-07-04T17:10:31Z">
        <w:r>
          <w:rPr>
            <w:rFonts w:hint="eastAsia" w:ascii="黑体" w:hAnsi="黑体" w:eastAsia="黑体" w:cs="黑体"/>
            <w:sz w:val="24"/>
            <w:u w:val="single"/>
          </w:rPr>
          <w:delText>程序文件   编号：XZTC/CX-0</w:delText>
        </w:r>
      </w:del>
      <w:del w:id="15" w:author="陈建刚" w:date="2026-07-04T17:10:31Z">
        <w:r>
          <w:rPr>
            <w:rFonts w:hint="eastAsia" w:ascii="黑体" w:hAnsi="黑体" w:eastAsia="黑体" w:cs="黑体"/>
            <w:sz w:val="24"/>
            <w:u w:val="single"/>
            <w:lang w:val="en-US" w:eastAsia="zh-CN"/>
          </w:rPr>
          <w:delText>8</w:delText>
        </w:r>
      </w:del>
      <w:del w:id="16" w:author="陈建刚" w:date="2026-07-04T17:10:31Z">
        <w:r>
          <w:rPr>
            <w:rFonts w:hint="eastAsia" w:ascii="黑体" w:hAnsi="黑体" w:eastAsia="黑体" w:cs="黑体"/>
            <w:sz w:val="24"/>
            <w:u w:val="single"/>
          </w:rPr>
          <w:delText>-</w:delText>
        </w:r>
      </w:del>
      <w:del w:id="17" w:author="陈建刚" w:date="2026-07-04T17:10:31Z">
        <w:r>
          <w:rPr>
            <w:rFonts w:hint="eastAsia" w:ascii="黑体" w:hAnsi="黑体" w:eastAsia="黑体" w:cs="黑体"/>
            <w:sz w:val="24"/>
            <w:u w:val="single"/>
            <w:lang w:eastAsia="zh-CN"/>
          </w:rPr>
          <w:delText>2022</w:delText>
        </w:r>
      </w:del>
      <w:del w:id="18" w:author="陈建刚" w:date="2026-07-04T17:10:31Z">
        <w:r>
          <w:rPr>
            <w:rFonts w:hint="eastAsia" w:ascii="黑体" w:hAnsi="黑体" w:eastAsia="黑体" w:cs="黑体"/>
            <w:sz w:val="24"/>
            <w:u w:val="single"/>
          </w:rPr>
          <w:delText xml:space="preserve">          版本：</w:delText>
        </w:r>
      </w:del>
      <w:del w:id="19" w:author="陈建刚" w:date="2026-07-04T17:10:31Z">
        <w:r>
          <w:rPr>
            <w:rFonts w:hint="eastAsia" w:ascii="黑体" w:hAnsi="黑体" w:eastAsia="黑体" w:cs="黑体"/>
            <w:sz w:val="24"/>
            <w:u w:val="single"/>
            <w:lang w:eastAsia="zh-CN"/>
          </w:rPr>
          <w:delText>第3版 第0次修订</w:delText>
        </w:r>
      </w:del>
      <w:del w:id="20" w:author="陈建刚" w:date="2026-07-04T17:10:31Z">
        <w:r>
          <w:rPr>
            <w:rFonts w:hint="eastAsia" w:ascii="黑体" w:hAnsi="黑体" w:eastAsia="黑体" w:cs="黑体"/>
            <w:sz w:val="24"/>
            <w:u w:val="single"/>
            <w:lang w:val="en-US" w:eastAsia="zh-CN"/>
          </w:rPr>
          <w:delText xml:space="preserve">   （6/7）</w:delText>
        </w:r>
      </w:del>
    </w:p>
    <w:p w14:paraId="3E52379C">
      <w:pPr>
        <w:keepNext w:val="0"/>
        <w:keepLines w:val="0"/>
        <w:pageBreakBefore w:val="0"/>
        <w:widowControl w:val="0"/>
        <w:kinsoku/>
        <w:wordWrap/>
        <w:overflowPunct/>
        <w:topLinePunct w:val="0"/>
        <w:autoSpaceDE/>
        <w:autoSpaceDN/>
        <w:bidi w:val="0"/>
        <w:adjustRightInd/>
        <w:snapToGrid/>
        <w:spacing w:line="440" w:lineRule="atLeast"/>
        <w:ind w:right="0" w:rightChars="0"/>
        <w:jc w:val="both"/>
        <w:textAlignment w:val="auto"/>
        <w:rPr>
          <w:rFonts w:hint="eastAsia" w:asciiTheme="minorEastAsia" w:hAnsiTheme="minorEastAsia" w:eastAsiaTheme="minorEastAsia"/>
          <w:sz w:val="24"/>
          <w:szCs w:val="24"/>
        </w:rPr>
      </w:pPr>
      <w:r>
        <w:rPr>
          <w:rFonts w:hint="eastAsia" w:asciiTheme="minorEastAsia" w:hAnsiTheme="minorEastAsia" w:eastAsiaTheme="minorEastAsia"/>
          <w:sz w:val="24"/>
          <w:szCs w:val="24"/>
        </w:rPr>
        <w:t>《检测原始记录表》</w:t>
      </w:r>
      <w:r>
        <w:rPr>
          <w:rFonts w:hint="eastAsia" w:asciiTheme="minorEastAsia" w:hAnsiTheme="minorEastAsia" w:eastAsiaTheme="minorEastAsia"/>
          <w:sz w:val="24"/>
          <w:szCs w:val="24"/>
          <w:lang w:val="en-US" w:eastAsia="zh-CN"/>
        </w:rPr>
        <w:t xml:space="preserve">                        </w:t>
      </w:r>
      <w:r>
        <w:rPr>
          <w:rFonts w:hint="eastAsia" w:asciiTheme="minorEastAsia" w:hAnsiTheme="minorEastAsia" w:cstheme="minorEastAsia"/>
          <w:sz w:val="24"/>
          <w:szCs w:val="24"/>
          <w:lang w:val="en-US" w:eastAsia="zh-CN"/>
        </w:rPr>
        <w:t>XZTC/BG-08-09</w:t>
      </w:r>
    </w:p>
    <w:p w14:paraId="62AE2771">
      <w:pPr>
        <w:keepNext w:val="0"/>
        <w:keepLines w:val="0"/>
        <w:pageBreakBefore w:val="0"/>
        <w:widowControl w:val="0"/>
        <w:kinsoku/>
        <w:wordWrap/>
        <w:overflowPunct/>
        <w:topLinePunct w:val="0"/>
        <w:autoSpaceDE/>
        <w:autoSpaceDN/>
        <w:bidi w:val="0"/>
        <w:adjustRightInd/>
        <w:snapToGrid/>
        <w:spacing w:line="440" w:lineRule="atLeast"/>
        <w:ind w:right="0" w:rightChars="0"/>
        <w:jc w:val="both"/>
        <w:textAlignment w:val="auto"/>
        <w:rPr>
          <w:rFonts w:hint="eastAsia" w:asciiTheme="minorEastAsia" w:hAnsiTheme="minorEastAsia" w:eastAsiaTheme="minorEastAsia"/>
          <w:b/>
          <w:bCs/>
          <w:sz w:val="28"/>
          <w:szCs w:val="28"/>
        </w:rPr>
      </w:pPr>
    </w:p>
    <w:p w14:paraId="4B4362B5">
      <w:pPr>
        <w:keepNext w:val="0"/>
        <w:keepLines w:val="0"/>
        <w:pageBreakBefore w:val="0"/>
        <w:widowControl w:val="0"/>
        <w:kinsoku/>
        <w:wordWrap/>
        <w:overflowPunct/>
        <w:topLinePunct w:val="0"/>
        <w:autoSpaceDE/>
        <w:autoSpaceDN/>
        <w:bidi w:val="0"/>
        <w:adjustRightInd/>
        <w:snapToGrid/>
        <w:spacing w:line="440" w:lineRule="atLeast"/>
        <w:ind w:right="0" w:rightChars="0"/>
        <w:jc w:val="both"/>
        <w:textAlignment w:val="auto"/>
        <w:rPr>
          <w:ins w:id="21" w:author="陈建刚" w:date="2026-07-04T17:10:48Z"/>
          <w:rFonts w:hint="eastAsia" w:asciiTheme="minorEastAsia" w:hAnsiTheme="minorEastAsia" w:eastAsiaTheme="minorEastAsia"/>
          <w:b/>
          <w:bCs/>
          <w:sz w:val="28"/>
          <w:szCs w:val="28"/>
        </w:rPr>
        <w:sectPr>
          <w:headerReference r:id="rId3" w:type="default"/>
          <w:footerReference r:id="rId4" w:type="default"/>
          <w:pgSz w:w="11906" w:h="16838"/>
          <w:pgMar w:top="1984" w:right="1587" w:bottom="1417" w:left="1587" w:header="964" w:footer="907" w:gutter="0"/>
          <w:paperSrc/>
          <w:pgNumType w:fmt="decimal"/>
          <w:cols w:space="0" w:num="1"/>
          <w:rtlGutter w:val="0"/>
          <w:docGrid w:linePitch="312" w:charSpace="0"/>
        </w:sectPr>
      </w:pPr>
    </w:p>
    <w:p w14:paraId="0FFDE353">
      <w:pPr>
        <w:keepNext w:val="0"/>
        <w:keepLines w:val="0"/>
        <w:pageBreakBefore w:val="0"/>
        <w:widowControl w:val="0"/>
        <w:kinsoku/>
        <w:wordWrap/>
        <w:overflowPunct/>
        <w:topLinePunct w:val="0"/>
        <w:autoSpaceDE/>
        <w:autoSpaceDN/>
        <w:bidi w:val="0"/>
        <w:adjustRightInd/>
        <w:snapToGrid/>
        <w:spacing w:line="440" w:lineRule="atLeast"/>
        <w:ind w:right="0" w:rightChars="0"/>
        <w:jc w:val="both"/>
        <w:textAlignment w:val="auto"/>
        <w:outlineLvl w:val="1"/>
        <w:rPr>
          <w:rFonts w:asciiTheme="minorEastAsia" w:hAnsiTheme="minorEastAsia" w:eastAsiaTheme="minorEastAsia"/>
          <w:b/>
          <w:bCs/>
          <w:sz w:val="28"/>
          <w:szCs w:val="28"/>
        </w:rPr>
      </w:pPr>
      <w:r>
        <w:rPr>
          <w:rFonts w:hint="eastAsia" w:asciiTheme="minorEastAsia" w:hAnsiTheme="minorEastAsia" w:eastAsiaTheme="minorEastAsia"/>
          <w:b/>
          <w:bCs/>
          <w:sz w:val="28"/>
          <w:szCs w:val="28"/>
        </w:rPr>
        <w:t>附录1</w:t>
      </w:r>
    </w:p>
    <w:p w14:paraId="5EF04E5C">
      <w:pPr>
        <w:keepNext w:val="0"/>
        <w:keepLines w:val="0"/>
        <w:pageBreakBefore w:val="0"/>
        <w:widowControl w:val="0"/>
        <w:kinsoku/>
        <w:wordWrap/>
        <w:overflowPunct/>
        <w:topLinePunct w:val="0"/>
        <w:autoSpaceDE/>
        <w:autoSpaceDN/>
        <w:bidi w:val="0"/>
        <w:adjustRightInd/>
        <w:snapToGrid/>
        <w:spacing w:line="440" w:lineRule="atLeast"/>
        <w:ind w:left="560" w:right="0" w:rightChars="0" w:hanging="562" w:hangingChars="200"/>
        <w:jc w:val="center"/>
        <w:textAlignment w:val="auto"/>
        <w:outlineLvl w:val="9"/>
        <w:rPr>
          <w:rFonts w:asciiTheme="minorEastAsia" w:hAnsiTheme="minorEastAsia" w:eastAsiaTheme="minorEastAsia"/>
          <w:sz w:val="24"/>
          <w:szCs w:val="24"/>
        </w:rPr>
      </w:pPr>
      <w:r>
        <w:rPr>
          <w:rFonts w:hint="eastAsia" w:asciiTheme="minorEastAsia" w:hAnsiTheme="minorEastAsia" w:eastAsiaTheme="minorEastAsia"/>
          <w:b/>
          <w:sz w:val="28"/>
          <w:szCs w:val="28"/>
        </w:rPr>
        <w:t>管理体系文件编号及标识规定</w:t>
      </w:r>
    </w:p>
    <w:p w14:paraId="6D13ACEE">
      <w:pPr>
        <w:pStyle w:val="9"/>
        <w:keepNext w:val="0"/>
        <w:keepLines w:val="0"/>
        <w:pageBreakBefore w:val="0"/>
        <w:widowControl w:val="0"/>
        <w:numPr>
          <w:ilvl w:val="0"/>
          <w:numId w:val="0"/>
        </w:numPr>
        <w:kinsoku/>
        <w:wordWrap/>
        <w:overflowPunct/>
        <w:topLinePunct w:val="0"/>
        <w:autoSpaceDE/>
        <w:autoSpaceDN/>
        <w:bidi w:val="0"/>
        <w:adjustRightInd/>
        <w:snapToGrid/>
        <w:spacing w:line="440" w:lineRule="atLeast"/>
        <w:ind w:right="0" w:rightChars="0"/>
        <w:textAlignment w:val="auto"/>
        <w:outlineLvl w:val="0"/>
        <w:rPr>
          <w:rFonts w:asciiTheme="minorEastAsia" w:hAnsiTheme="minorEastAsia" w:eastAsiaTheme="minorEastAsia"/>
          <w:sz w:val="24"/>
          <w:szCs w:val="24"/>
        </w:rPr>
      </w:pPr>
      <w:r>
        <w:rPr>
          <w:rFonts w:hint="eastAsia" w:asciiTheme="minorEastAsia" w:hAnsiTheme="minorEastAsia" w:eastAsiaTheme="minorEastAsia"/>
          <w:b/>
          <w:sz w:val="28"/>
          <w:szCs w:val="28"/>
          <w:lang w:val="en-US" w:eastAsia="zh-CN"/>
        </w:rPr>
        <w:t>1.</w:t>
      </w:r>
      <w:r>
        <w:rPr>
          <w:rFonts w:hint="eastAsia" w:asciiTheme="minorEastAsia" w:hAnsiTheme="minorEastAsia" w:eastAsiaTheme="minorEastAsia"/>
          <w:b/>
          <w:sz w:val="28"/>
          <w:szCs w:val="28"/>
        </w:rPr>
        <w:t>管理体系文件编号规定</w:t>
      </w:r>
    </w:p>
    <w:p w14:paraId="355746C2">
      <w:pPr>
        <w:keepNext w:val="0"/>
        <w:keepLines w:val="0"/>
        <w:pageBreakBefore w:val="0"/>
        <w:widowControl w:val="0"/>
        <w:kinsoku/>
        <w:wordWrap/>
        <w:overflowPunct/>
        <w:topLinePunct w:val="0"/>
        <w:autoSpaceDE/>
        <w:autoSpaceDN/>
        <w:bidi w:val="0"/>
        <w:adjustRightInd/>
        <w:snapToGrid/>
        <w:spacing w:line="440" w:lineRule="atLeast"/>
        <w:ind w:left="560" w:right="0" w:rightChars="0" w:hanging="480" w:hangingChars="200"/>
        <w:textAlignment w:val="auto"/>
        <w:outlineLvl w:val="1"/>
        <w:rPr>
          <w:rFonts w:asciiTheme="minorEastAsia" w:hAnsiTheme="minorEastAsia" w:eastAsiaTheme="minorEastAsia"/>
          <w:sz w:val="24"/>
          <w:szCs w:val="24"/>
        </w:rPr>
      </w:pPr>
      <w:r>
        <w:rPr>
          <w:rFonts w:hint="eastAsia" w:asciiTheme="minorEastAsia" w:hAnsiTheme="minorEastAsia" w:eastAsiaTheme="minorEastAsia"/>
          <w:sz w:val="24"/>
          <w:szCs w:val="24"/>
        </w:rPr>
        <w:t>1.1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质量手册编号规定</w:t>
      </w:r>
    </w:p>
    <w:p w14:paraId="76C144D0">
      <w:pPr>
        <w:keepNext w:val="0"/>
        <w:keepLines w:val="0"/>
        <w:pageBreakBefore w:val="0"/>
        <w:widowControl w:val="0"/>
        <w:kinsoku/>
        <w:wordWrap/>
        <w:overflowPunct/>
        <w:topLinePunct w:val="0"/>
        <w:autoSpaceDE/>
        <w:autoSpaceDN/>
        <w:bidi w:val="0"/>
        <w:adjustRightInd/>
        <w:snapToGrid/>
        <w:spacing w:line="440" w:lineRule="atLeast"/>
        <w:ind w:left="560" w:right="0" w:rightChars="0" w:hanging="480" w:hangingChars="200"/>
        <w:textAlignment w:val="auto"/>
        <w:outlineLvl w:val="2"/>
        <w:rPr>
          <w:rFonts w:hint="eastAsia" w:asciiTheme="minorEastAsia" w:hAnsiTheme="minorEastAsia" w:eastAsiaTheme="minorEastAsia"/>
          <w:b/>
          <w:bCs/>
          <w:sz w:val="24"/>
          <w:szCs w:val="24"/>
          <w:u w:val="single"/>
          <w:lang w:val="en-US" w:eastAsia="zh-CN"/>
        </w:rPr>
      </w:pP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b/>
          <w:bCs/>
          <w:sz w:val="24"/>
          <w:szCs w:val="24"/>
          <w:u w:val="single"/>
          <w:lang w:val="en-US" w:eastAsia="zh-CN"/>
        </w:rPr>
        <w:t>XZTC/SC-□□□□</w:t>
      </w:r>
    </w:p>
    <w:p w14:paraId="77323BA2">
      <w:pPr>
        <w:keepNext w:val="0"/>
        <w:keepLines w:val="0"/>
        <w:pageBreakBefore w:val="0"/>
        <w:widowControl w:val="0"/>
        <w:kinsoku/>
        <w:wordWrap/>
        <w:overflowPunct/>
        <w:topLinePunct w:val="0"/>
        <w:autoSpaceDE/>
        <w:autoSpaceDN/>
        <w:bidi w:val="0"/>
        <w:adjustRightInd/>
        <w:snapToGrid/>
        <w:spacing w:line="440" w:lineRule="atLeast"/>
        <w:ind w:left="560" w:right="0" w:rightChars="0" w:hanging="482" w:hangingChars="200"/>
        <w:textAlignment w:val="auto"/>
        <w:outlineLvl w:val="9"/>
        <w:rPr>
          <w:rFonts w:hint="eastAsia" w:asciiTheme="minorEastAsia" w:hAnsiTheme="minorEastAsia" w:eastAsiaTheme="minorEastAsia"/>
          <w:b/>
          <w:bCs/>
          <w:sz w:val="24"/>
          <w:szCs w:val="24"/>
          <w:u w:val="single"/>
          <w:lang w:val="en-US" w:eastAsia="zh-CN"/>
        </w:rPr>
      </w:pPr>
      <w:r>
        <w:rPr>
          <w:rFonts w:hint="eastAsia" w:asciiTheme="minorEastAsia" w:hAnsiTheme="minorEastAsia" w:eastAsiaTheme="minorEastAsia"/>
          <w:b/>
          <w:bCs/>
          <w:sz w:val="24"/>
          <w:szCs w:val="24"/>
          <w:u w:val="none"/>
          <w:lang w:val="en-US" w:eastAsia="zh-CN"/>
        </w:rPr>
        <w:t xml:space="preserve">   |   |     |</w:t>
      </w:r>
      <w:r>
        <w:rPr>
          <w:rFonts w:hint="eastAsia" w:asciiTheme="minorEastAsia" w:hAnsiTheme="minorEastAsia" w:eastAsiaTheme="minorEastAsia"/>
          <w:b/>
          <w:bCs/>
          <w:sz w:val="24"/>
          <w:szCs w:val="24"/>
          <w:u w:val="thick"/>
          <w:lang w:val="en-US" w:eastAsia="zh-CN"/>
        </w:rPr>
        <w:t xml:space="preserve">            </w:t>
      </w:r>
      <w:r>
        <w:rPr>
          <w:rFonts w:hint="eastAsia" w:asciiTheme="minorEastAsia" w:hAnsiTheme="minorEastAsia" w:eastAsiaTheme="minorEastAsia"/>
          <w:b w:val="0"/>
          <w:bCs w:val="0"/>
          <w:sz w:val="24"/>
          <w:szCs w:val="24"/>
          <w:u w:val="none"/>
          <w:lang w:val="en-US" w:eastAsia="zh-CN"/>
        </w:rPr>
        <w:t>颁布年号</w:t>
      </w:r>
    </w:p>
    <w:p w14:paraId="6FBBBB6B">
      <w:pPr>
        <w:keepNext w:val="0"/>
        <w:keepLines w:val="0"/>
        <w:pageBreakBefore w:val="0"/>
        <w:widowControl w:val="0"/>
        <w:kinsoku/>
        <w:wordWrap/>
        <w:overflowPunct/>
        <w:topLinePunct w:val="0"/>
        <w:autoSpaceDE/>
        <w:autoSpaceDN/>
        <w:bidi w:val="0"/>
        <w:adjustRightInd/>
        <w:snapToGrid/>
        <w:spacing w:line="440" w:lineRule="atLeast"/>
        <w:ind w:left="560" w:right="0" w:rightChars="0" w:hanging="482" w:hangingChars="200"/>
        <w:textAlignment w:val="auto"/>
        <w:outlineLvl w:val="9"/>
        <w:rPr>
          <w:rFonts w:hint="eastAsia" w:asciiTheme="minorEastAsia" w:hAnsiTheme="minorEastAsia" w:eastAsiaTheme="minorEastAsia"/>
          <w:b w:val="0"/>
          <w:bCs w:val="0"/>
          <w:sz w:val="24"/>
          <w:szCs w:val="24"/>
          <w:u w:val="none"/>
          <w:lang w:val="en-US" w:eastAsia="zh-CN"/>
        </w:rPr>
      </w:pPr>
      <w:r>
        <w:rPr>
          <w:rFonts w:hint="eastAsia" w:asciiTheme="minorEastAsia" w:hAnsiTheme="minorEastAsia" w:eastAsiaTheme="minorEastAsia"/>
          <w:b/>
          <w:bCs/>
          <w:sz w:val="24"/>
          <w:szCs w:val="24"/>
          <w:lang w:val="en-US" w:eastAsia="zh-CN"/>
        </w:rPr>
        <w:t xml:space="preserve">   |   |</w:t>
      </w:r>
      <w:r>
        <w:rPr>
          <w:rFonts w:hint="eastAsia" w:asciiTheme="minorEastAsia" w:hAnsiTheme="minorEastAsia" w:eastAsiaTheme="minorEastAsia"/>
          <w:b/>
          <w:bCs/>
          <w:sz w:val="24"/>
          <w:szCs w:val="24"/>
          <w:u w:val="thick"/>
          <w:lang w:val="en-US" w:eastAsia="zh-CN"/>
        </w:rPr>
        <w:t xml:space="preserve">                  </w:t>
      </w:r>
      <w:r>
        <w:rPr>
          <w:rFonts w:hint="eastAsia" w:asciiTheme="minorEastAsia" w:hAnsiTheme="minorEastAsia" w:eastAsiaTheme="minorEastAsia"/>
          <w:b w:val="0"/>
          <w:bCs w:val="0"/>
          <w:sz w:val="24"/>
          <w:szCs w:val="24"/>
          <w:u w:val="none"/>
          <w:lang w:val="en-US" w:eastAsia="zh-CN"/>
        </w:rPr>
        <w:t>质量手册</w:t>
      </w:r>
    </w:p>
    <w:p w14:paraId="1AB13FEE">
      <w:pPr>
        <w:keepNext w:val="0"/>
        <w:keepLines w:val="0"/>
        <w:pageBreakBefore w:val="0"/>
        <w:widowControl w:val="0"/>
        <w:kinsoku/>
        <w:wordWrap/>
        <w:overflowPunct/>
        <w:topLinePunct w:val="0"/>
        <w:autoSpaceDE/>
        <w:autoSpaceDN/>
        <w:bidi w:val="0"/>
        <w:adjustRightInd/>
        <w:snapToGrid/>
        <w:spacing w:line="440" w:lineRule="atLeast"/>
        <w:ind w:left="560" w:right="0" w:rightChars="0" w:hanging="482" w:hangingChars="200"/>
        <w:textAlignment w:val="auto"/>
        <w:outlineLvl w:val="9"/>
        <w:rPr>
          <w:rFonts w:hint="eastAsia" w:asciiTheme="minorEastAsia" w:hAnsiTheme="minorEastAsia" w:eastAsiaTheme="minorEastAsia"/>
          <w:b/>
          <w:bCs/>
          <w:sz w:val="24"/>
          <w:szCs w:val="24"/>
          <w:u w:val="none"/>
          <w:lang w:val="en-US" w:eastAsia="zh-CN"/>
        </w:rPr>
      </w:pPr>
      <w:r>
        <w:rPr>
          <w:rFonts w:hint="eastAsia" w:asciiTheme="minorEastAsia" w:hAnsiTheme="minorEastAsia" w:eastAsiaTheme="minorEastAsia"/>
          <w:b/>
          <w:bCs/>
          <w:sz w:val="24"/>
          <w:szCs w:val="24"/>
          <w:u w:val="none"/>
          <w:lang w:val="en-US" w:eastAsia="zh-CN"/>
        </w:rPr>
        <w:t xml:space="preserve">   |</w:t>
      </w:r>
      <w:r>
        <w:rPr>
          <w:rFonts w:hint="eastAsia" w:asciiTheme="minorEastAsia" w:hAnsiTheme="minorEastAsia" w:eastAsiaTheme="minorEastAsia"/>
          <w:b/>
          <w:bCs/>
          <w:sz w:val="24"/>
          <w:szCs w:val="24"/>
          <w:u w:val="thick"/>
          <w:lang w:val="en-US" w:eastAsia="zh-CN"/>
        </w:rPr>
        <w:t xml:space="preserve">          </w:t>
      </w:r>
      <w:r>
        <w:rPr>
          <w:rFonts w:hint="eastAsia" w:asciiTheme="minorEastAsia" w:hAnsiTheme="minorEastAsia" w:eastAsiaTheme="minorEastAsia"/>
          <w:b w:val="0"/>
          <w:bCs w:val="0"/>
          <w:sz w:val="24"/>
          <w:szCs w:val="24"/>
          <w:u w:val="none"/>
          <w:lang w:val="en-US" w:eastAsia="zh-CN"/>
        </w:rPr>
        <w:t>新疆中和鉴珠宝玉石质量检测研究所（有限公司）（下同）</w:t>
      </w:r>
    </w:p>
    <w:p w14:paraId="7F389CFB">
      <w:pPr>
        <w:keepNext w:val="0"/>
        <w:keepLines w:val="0"/>
        <w:pageBreakBefore w:val="0"/>
        <w:widowControl w:val="0"/>
        <w:kinsoku/>
        <w:wordWrap/>
        <w:overflowPunct/>
        <w:topLinePunct w:val="0"/>
        <w:autoSpaceDE/>
        <w:autoSpaceDN/>
        <w:bidi w:val="0"/>
        <w:adjustRightInd/>
        <w:snapToGrid/>
        <w:spacing w:line="440" w:lineRule="atLeast"/>
        <w:ind w:left="560" w:right="0" w:rightChars="0" w:hanging="480" w:hangingChars="200"/>
        <w:textAlignment w:val="auto"/>
        <w:outlineLvl w:val="1"/>
        <w:rPr>
          <w:rFonts w:hint="eastAsia" w:asciiTheme="minorEastAsia" w:hAnsiTheme="minorEastAsia" w:eastAsiaTheme="minorEastAsia"/>
          <w:sz w:val="24"/>
          <w:szCs w:val="24"/>
        </w:rPr>
      </w:pPr>
      <w:r>
        <w:rPr>
          <w:rFonts w:hint="eastAsia" w:asciiTheme="minorEastAsia" w:hAnsiTheme="minorEastAsia" w:eastAsiaTheme="minorEastAsia"/>
          <w:sz w:val="24"/>
          <w:szCs w:val="24"/>
        </w:rPr>
        <w:t>1.2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程序文件编号规定</w:t>
      </w:r>
    </w:p>
    <w:p w14:paraId="66A27B8E">
      <w:pPr>
        <w:keepNext w:val="0"/>
        <w:keepLines w:val="0"/>
        <w:pageBreakBefore w:val="0"/>
        <w:widowControl w:val="0"/>
        <w:kinsoku/>
        <w:wordWrap/>
        <w:overflowPunct/>
        <w:topLinePunct w:val="0"/>
        <w:autoSpaceDE/>
        <w:autoSpaceDN/>
        <w:bidi w:val="0"/>
        <w:adjustRightInd/>
        <w:snapToGrid/>
        <w:spacing w:line="440" w:lineRule="atLeast"/>
        <w:ind w:left="560" w:right="0" w:rightChars="0" w:hanging="480" w:hangingChars="200"/>
        <w:textAlignment w:val="auto"/>
        <w:outlineLvl w:val="2"/>
        <w:rPr>
          <w:rFonts w:hint="eastAsia" w:asciiTheme="minorEastAsia" w:hAnsiTheme="minorEastAsia" w:eastAsiaTheme="minorEastAsia"/>
          <w:b/>
          <w:bCs/>
          <w:sz w:val="24"/>
          <w:szCs w:val="24"/>
          <w:u w:val="single"/>
          <w:lang w:val="en-US" w:eastAsia="zh-CN"/>
        </w:rPr>
      </w:pP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b/>
          <w:bCs/>
          <w:sz w:val="24"/>
          <w:szCs w:val="24"/>
          <w:u w:val="single"/>
          <w:lang w:val="en-US" w:eastAsia="zh-CN"/>
        </w:rPr>
        <w:t>XZTC/CX--□□--□□□□</w:t>
      </w:r>
    </w:p>
    <w:p w14:paraId="23F911FE">
      <w:pPr>
        <w:keepNext w:val="0"/>
        <w:keepLines w:val="0"/>
        <w:pageBreakBefore w:val="0"/>
        <w:widowControl w:val="0"/>
        <w:kinsoku/>
        <w:wordWrap/>
        <w:overflowPunct/>
        <w:topLinePunct w:val="0"/>
        <w:autoSpaceDE/>
        <w:autoSpaceDN/>
        <w:bidi w:val="0"/>
        <w:adjustRightInd/>
        <w:snapToGrid/>
        <w:spacing w:line="440" w:lineRule="atLeast"/>
        <w:ind w:left="560" w:right="0" w:rightChars="0" w:hanging="482" w:hangingChars="200"/>
        <w:textAlignment w:val="auto"/>
        <w:outlineLvl w:val="9"/>
        <w:rPr>
          <w:rFonts w:hint="eastAsia" w:asciiTheme="minorEastAsia" w:hAnsiTheme="minorEastAsia" w:eastAsiaTheme="minorEastAsia"/>
          <w:b w:val="0"/>
          <w:bCs w:val="0"/>
          <w:sz w:val="24"/>
          <w:szCs w:val="24"/>
          <w:u w:val="none"/>
          <w:lang w:val="en-US" w:eastAsia="zh-CN"/>
        </w:rPr>
      </w:pPr>
      <w:r>
        <w:rPr>
          <w:rFonts w:hint="eastAsia" w:asciiTheme="minorEastAsia" w:hAnsiTheme="minorEastAsia" w:eastAsiaTheme="minorEastAsia"/>
          <w:b/>
          <w:bCs/>
          <w:sz w:val="24"/>
          <w:szCs w:val="24"/>
          <w:u w:val="none"/>
          <w:lang w:val="en-US" w:eastAsia="zh-CN"/>
        </w:rPr>
        <w:t xml:space="preserve">       |    |       |</w:t>
      </w:r>
      <w:r>
        <w:rPr>
          <w:rFonts w:hint="eastAsia" w:asciiTheme="minorEastAsia" w:hAnsiTheme="minorEastAsia" w:eastAsiaTheme="minorEastAsia"/>
          <w:b/>
          <w:bCs/>
          <w:sz w:val="24"/>
          <w:szCs w:val="24"/>
          <w:u w:val="thick"/>
          <w:lang w:val="en-US" w:eastAsia="zh-CN"/>
        </w:rPr>
        <w:t xml:space="preserve">      </w:t>
      </w:r>
      <w:r>
        <w:rPr>
          <w:rFonts w:hint="eastAsia" w:asciiTheme="minorEastAsia" w:hAnsiTheme="minorEastAsia" w:eastAsiaTheme="minorEastAsia"/>
          <w:b w:val="0"/>
          <w:bCs w:val="0"/>
          <w:sz w:val="24"/>
          <w:szCs w:val="24"/>
          <w:u w:val="none"/>
          <w:lang w:val="en-US" w:eastAsia="zh-CN"/>
        </w:rPr>
        <w:t>颁布年号</w:t>
      </w:r>
    </w:p>
    <w:p w14:paraId="1CE4AAD5">
      <w:pPr>
        <w:keepNext w:val="0"/>
        <w:keepLines w:val="0"/>
        <w:pageBreakBefore w:val="0"/>
        <w:widowControl w:val="0"/>
        <w:kinsoku/>
        <w:wordWrap/>
        <w:overflowPunct/>
        <w:topLinePunct w:val="0"/>
        <w:autoSpaceDE/>
        <w:autoSpaceDN/>
        <w:bidi w:val="0"/>
        <w:adjustRightInd/>
        <w:snapToGrid/>
        <w:spacing w:line="440" w:lineRule="atLeast"/>
        <w:ind w:left="560" w:right="0" w:rightChars="0" w:hanging="480" w:hangingChars="200"/>
        <w:textAlignment w:val="auto"/>
        <w:outlineLvl w:val="9"/>
        <w:rPr>
          <w:rFonts w:hint="eastAsia" w:asciiTheme="minorEastAsia" w:hAnsiTheme="minorEastAsia" w:eastAsiaTheme="minorEastAsia"/>
          <w:b w:val="0"/>
          <w:bCs w:val="0"/>
          <w:sz w:val="24"/>
          <w:szCs w:val="24"/>
          <w:u w:val="none"/>
          <w:lang w:val="en-US" w:eastAsia="zh-CN"/>
        </w:rPr>
      </w:pPr>
      <w:r>
        <w:rPr>
          <w:rFonts w:hint="eastAsia" w:asciiTheme="minorEastAsia" w:hAnsiTheme="minorEastAsia" w:eastAsiaTheme="minorEastAsia"/>
          <w:b w:val="0"/>
          <w:bCs w:val="0"/>
          <w:sz w:val="24"/>
          <w:szCs w:val="24"/>
          <w:u w:val="none"/>
          <w:lang w:val="en-US" w:eastAsia="zh-CN"/>
        </w:rPr>
        <w:t xml:space="preserve">      </w:t>
      </w:r>
      <w:r>
        <w:rPr>
          <w:rFonts w:hint="eastAsia" w:asciiTheme="minorEastAsia" w:hAnsiTheme="minorEastAsia" w:eastAsiaTheme="minorEastAsia"/>
          <w:b/>
          <w:bCs/>
          <w:sz w:val="24"/>
          <w:szCs w:val="24"/>
          <w:u w:val="none"/>
          <w:lang w:val="en-US" w:eastAsia="zh-CN"/>
        </w:rPr>
        <w:t xml:space="preserve"> |    | </w:t>
      </w:r>
      <w:r>
        <w:rPr>
          <w:rFonts w:hint="eastAsia" w:asciiTheme="minorEastAsia" w:hAnsiTheme="minorEastAsia" w:eastAsiaTheme="minorEastAsia"/>
          <w:b/>
          <w:bCs/>
          <w:sz w:val="24"/>
          <w:szCs w:val="24"/>
          <w:u w:val="thick"/>
          <w:lang w:val="en-US" w:eastAsia="zh-CN"/>
        </w:rPr>
        <w:t xml:space="preserve">             </w:t>
      </w:r>
      <w:r>
        <w:rPr>
          <w:rFonts w:hint="eastAsia" w:asciiTheme="minorEastAsia" w:hAnsiTheme="minorEastAsia" w:eastAsiaTheme="minorEastAsia"/>
          <w:b w:val="0"/>
          <w:bCs w:val="0"/>
          <w:sz w:val="24"/>
          <w:szCs w:val="24"/>
          <w:u w:val="none"/>
          <w:lang w:val="en-US" w:eastAsia="zh-CN"/>
        </w:rPr>
        <w:t>顺序号</w:t>
      </w:r>
    </w:p>
    <w:p w14:paraId="530BEA3C">
      <w:pPr>
        <w:keepNext w:val="0"/>
        <w:keepLines w:val="0"/>
        <w:pageBreakBefore w:val="0"/>
        <w:widowControl w:val="0"/>
        <w:kinsoku/>
        <w:wordWrap/>
        <w:overflowPunct/>
        <w:topLinePunct w:val="0"/>
        <w:autoSpaceDE/>
        <w:autoSpaceDN/>
        <w:bidi w:val="0"/>
        <w:adjustRightInd/>
        <w:snapToGrid/>
        <w:spacing w:line="440" w:lineRule="atLeast"/>
        <w:ind w:left="560" w:right="0" w:rightChars="0" w:hanging="480" w:hangingChars="200"/>
        <w:textAlignment w:val="auto"/>
        <w:outlineLvl w:val="9"/>
        <w:rPr>
          <w:rFonts w:hint="eastAsia" w:asciiTheme="minorEastAsia" w:hAnsiTheme="minorEastAsia" w:eastAsiaTheme="minorEastAsia"/>
          <w:b/>
          <w:bCs/>
          <w:sz w:val="24"/>
          <w:szCs w:val="24"/>
          <w:u w:val="none"/>
          <w:lang w:val="en-US" w:eastAsia="zh-CN"/>
        </w:rPr>
      </w:pPr>
      <w:r>
        <w:rPr>
          <w:rFonts w:hint="eastAsia" w:asciiTheme="minorEastAsia" w:hAnsiTheme="minorEastAsia" w:eastAsiaTheme="minorEastAsia"/>
          <w:b w:val="0"/>
          <w:bCs w:val="0"/>
          <w:sz w:val="24"/>
          <w:szCs w:val="24"/>
          <w:u w:val="none"/>
          <w:lang w:val="en-US" w:eastAsia="zh-CN"/>
        </w:rPr>
        <w:t xml:space="preserve">      </w:t>
      </w:r>
      <w:r>
        <w:rPr>
          <w:rFonts w:hint="eastAsia" w:asciiTheme="minorEastAsia" w:hAnsiTheme="minorEastAsia" w:eastAsiaTheme="minorEastAsia"/>
          <w:b/>
          <w:bCs/>
          <w:sz w:val="24"/>
          <w:szCs w:val="24"/>
          <w:u w:val="none"/>
          <w:lang w:val="en-US" w:eastAsia="zh-CN"/>
        </w:rPr>
        <w:t xml:space="preserve"> |</w:t>
      </w:r>
      <w:r>
        <w:rPr>
          <w:rFonts w:hint="eastAsia" w:asciiTheme="minorEastAsia" w:hAnsiTheme="minorEastAsia" w:eastAsiaTheme="minorEastAsia"/>
          <w:b/>
          <w:bCs/>
          <w:sz w:val="24"/>
          <w:szCs w:val="24"/>
          <w:u w:val="thick"/>
          <w:lang w:val="en-US" w:eastAsia="zh-CN"/>
        </w:rPr>
        <w:t xml:space="preserve">                   </w:t>
      </w:r>
      <w:r>
        <w:rPr>
          <w:rFonts w:hint="eastAsia" w:asciiTheme="minorEastAsia" w:hAnsiTheme="minorEastAsia" w:eastAsiaTheme="minorEastAsia"/>
          <w:b w:val="0"/>
          <w:bCs w:val="0"/>
          <w:sz w:val="24"/>
          <w:szCs w:val="24"/>
          <w:u w:val="none"/>
          <w:lang w:val="en-US" w:eastAsia="zh-CN"/>
        </w:rPr>
        <w:t>程序文件</w:t>
      </w:r>
    </w:p>
    <w:p w14:paraId="4CCD568F">
      <w:pPr>
        <w:keepNext w:val="0"/>
        <w:keepLines w:val="0"/>
        <w:pageBreakBefore w:val="0"/>
        <w:widowControl w:val="0"/>
        <w:kinsoku/>
        <w:wordWrap/>
        <w:overflowPunct/>
        <w:topLinePunct w:val="0"/>
        <w:autoSpaceDE/>
        <w:autoSpaceDN/>
        <w:bidi w:val="0"/>
        <w:adjustRightInd/>
        <w:snapToGrid/>
        <w:spacing w:line="440" w:lineRule="atLeast"/>
        <w:ind w:left="0" w:leftChars="0" w:right="0" w:rightChars="0" w:firstLine="0" w:firstLineChars="0"/>
        <w:jc w:val="both"/>
        <w:textAlignment w:val="auto"/>
        <w:outlineLvl w:val="1"/>
        <w:rPr>
          <w:rFonts w:asciiTheme="minorEastAsia" w:hAnsiTheme="minorEastAsia" w:eastAsiaTheme="minorEastAsia"/>
          <w:sz w:val="24"/>
          <w:szCs w:val="24"/>
        </w:rPr>
      </w:pPr>
      <w:r>
        <w:rPr>
          <w:rFonts w:hint="eastAsia" w:asciiTheme="minorEastAsia" w:hAnsiTheme="minorEastAsia" w:eastAsiaTheme="minorEastAsia"/>
          <w:sz w:val="24"/>
          <w:szCs w:val="24"/>
        </w:rPr>
        <w:t>1.3</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作业指导书编号规定</w:t>
      </w:r>
    </w:p>
    <w:p w14:paraId="314E9FD4">
      <w:pPr>
        <w:keepNext w:val="0"/>
        <w:keepLines w:val="0"/>
        <w:pageBreakBefore w:val="0"/>
        <w:widowControl w:val="0"/>
        <w:kinsoku/>
        <w:wordWrap/>
        <w:overflowPunct/>
        <w:topLinePunct w:val="0"/>
        <w:autoSpaceDE/>
        <w:autoSpaceDN/>
        <w:bidi w:val="0"/>
        <w:adjustRightInd/>
        <w:snapToGrid/>
        <w:spacing w:line="440" w:lineRule="atLeast"/>
        <w:ind w:left="0" w:leftChars="0" w:right="0" w:rightChars="0" w:firstLine="0" w:firstLineChars="0"/>
        <w:jc w:val="both"/>
        <w:textAlignment w:val="auto"/>
        <w:outlineLvl w:val="2"/>
        <w:rPr>
          <w:rFonts w:hint="eastAsia" w:asciiTheme="minorEastAsia" w:hAnsiTheme="minorEastAsia" w:eastAsiaTheme="minorEastAsia"/>
          <w:b/>
          <w:bCs/>
          <w:sz w:val="24"/>
          <w:szCs w:val="24"/>
          <w:u w:val="single"/>
        </w:rPr>
      </w:pP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b/>
          <w:bCs/>
          <w:sz w:val="24"/>
          <w:szCs w:val="24"/>
          <w:u w:val="single"/>
          <w:lang w:val="en-US" w:eastAsia="zh-CN"/>
        </w:rPr>
        <w:t>XZTC/ZY--□--</w:t>
      </w:r>
      <w:r>
        <w:rPr>
          <w:rFonts w:hint="eastAsia" w:asciiTheme="minorEastAsia" w:hAnsiTheme="minorEastAsia" w:eastAsiaTheme="minorEastAsia"/>
          <w:b/>
          <w:bCs/>
          <w:sz w:val="24"/>
          <w:szCs w:val="24"/>
          <w:u w:val="single"/>
        </w:rPr>
        <w:t>□□</w:t>
      </w:r>
      <w:r>
        <w:rPr>
          <w:rFonts w:hint="eastAsia" w:asciiTheme="minorEastAsia" w:hAnsiTheme="minorEastAsia" w:eastAsiaTheme="minorEastAsia"/>
          <w:b/>
          <w:bCs/>
          <w:sz w:val="24"/>
          <w:szCs w:val="24"/>
          <w:u w:val="single"/>
          <w:lang w:val="en-US" w:eastAsia="zh-CN"/>
        </w:rPr>
        <w:t>--□□□□</w:t>
      </w:r>
    </w:p>
    <w:p w14:paraId="1A37FAB9">
      <w:pPr>
        <w:keepNext w:val="0"/>
        <w:keepLines w:val="0"/>
        <w:pageBreakBefore w:val="0"/>
        <w:widowControl w:val="0"/>
        <w:kinsoku/>
        <w:wordWrap/>
        <w:overflowPunct/>
        <w:topLinePunct w:val="0"/>
        <w:autoSpaceDE/>
        <w:autoSpaceDN/>
        <w:bidi w:val="0"/>
        <w:adjustRightInd/>
        <w:snapToGrid/>
        <w:spacing w:line="440" w:lineRule="atLeast"/>
        <w:ind w:left="0" w:leftChars="0" w:right="0" w:rightChars="0" w:firstLine="0" w:firstLineChars="0"/>
        <w:jc w:val="both"/>
        <w:textAlignment w:val="auto"/>
        <w:outlineLvl w:val="9"/>
        <w:rPr>
          <w:rFonts w:hint="eastAsia" w:asciiTheme="minorEastAsia" w:hAnsiTheme="minorEastAsia" w:eastAsiaTheme="minorEastAsia"/>
          <w:b w:val="0"/>
          <w:bCs w:val="0"/>
          <w:sz w:val="24"/>
          <w:szCs w:val="24"/>
          <w:u w:val="none"/>
          <w:lang w:val="en-US" w:eastAsia="zh-CN"/>
        </w:rPr>
      </w:pPr>
      <w:r>
        <w:rPr>
          <w:rFonts w:hint="eastAsia" w:asciiTheme="minorEastAsia" w:hAnsiTheme="minorEastAsia" w:eastAsiaTheme="minorEastAsia"/>
          <w:b/>
          <w:bCs/>
          <w:sz w:val="24"/>
          <w:szCs w:val="24"/>
          <w:u w:val="none"/>
          <w:lang w:val="en-US" w:eastAsia="zh-CN"/>
        </w:rPr>
        <w:t xml:space="preserve">       |   |    |        |</w:t>
      </w:r>
      <w:r>
        <w:rPr>
          <w:rFonts w:hint="eastAsia" w:asciiTheme="minorEastAsia" w:hAnsiTheme="minorEastAsia" w:eastAsiaTheme="minorEastAsia"/>
          <w:b/>
          <w:bCs/>
          <w:sz w:val="24"/>
          <w:szCs w:val="24"/>
          <w:u w:val="thick"/>
          <w:lang w:val="en-US" w:eastAsia="zh-CN"/>
        </w:rPr>
        <w:t xml:space="preserve">     </w:t>
      </w:r>
      <w:r>
        <w:rPr>
          <w:rFonts w:hint="eastAsia" w:asciiTheme="minorEastAsia" w:hAnsiTheme="minorEastAsia" w:eastAsiaTheme="minorEastAsia"/>
          <w:b w:val="0"/>
          <w:bCs w:val="0"/>
          <w:sz w:val="24"/>
          <w:szCs w:val="24"/>
          <w:u w:val="none"/>
          <w:lang w:val="en-US" w:eastAsia="zh-CN"/>
        </w:rPr>
        <w:t>颁布年号</w:t>
      </w:r>
    </w:p>
    <w:p w14:paraId="6B7B405B">
      <w:pPr>
        <w:keepNext w:val="0"/>
        <w:keepLines w:val="0"/>
        <w:pageBreakBefore w:val="0"/>
        <w:widowControl w:val="0"/>
        <w:kinsoku/>
        <w:wordWrap/>
        <w:overflowPunct/>
        <w:topLinePunct w:val="0"/>
        <w:autoSpaceDE/>
        <w:autoSpaceDN/>
        <w:bidi w:val="0"/>
        <w:adjustRightInd/>
        <w:snapToGrid/>
        <w:spacing w:line="440" w:lineRule="atLeast"/>
        <w:ind w:left="0" w:leftChars="0" w:right="0" w:rightChars="0" w:firstLine="0" w:firstLineChars="0"/>
        <w:jc w:val="both"/>
        <w:textAlignment w:val="auto"/>
        <w:outlineLvl w:val="9"/>
        <w:rPr>
          <w:rFonts w:hint="eastAsia" w:asciiTheme="minorEastAsia" w:hAnsiTheme="minorEastAsia" w:eastAsiaTheme="minorEastAsia"/>
          <w:b w:val="0"/>
          <w:bCs w:val="0"/>
          <w:sz w:val="24"/>
          <w:szCs w:val="24"/>
          <w:u w:val="none"/>
          <w:lang w:val="en-US" w:eastAsia="zh-CN"/>
        </w:rPr>
      </w:pPr>
      <w:r>
        <w:rPr>
          <w:rFonts w:hint="eastAsia" w:asciiTheme="minorEastAsia" w:hAnsiTheme="minorEastAsia" w:eastAsiaTheme="minorEastAsia"/>
          <w:b w:val="0"/>
          <w:bCs w:val="0"/>
          <w:sz w:val="24"/>
          <w:szCs w:val="24"/>
          <w:u w:val="none"/>
          <w:lang w:val="en-US" w:eastAsia="zh-CN"/>
        </w:rPr>
        <w:t xml:space="preserve">       </w:t>
      </w:r>
      <w:r>
        <w:rPr>
          <w:rFonts w:hint="eastAsia" w:asciiTheme="minorEastAsia" w:hAnsiTheme="minorEastAsia" w:eastAsiaTheme="minorEastAsia"/>
          <w:b/>
          <w:bCs/>
          <w:sz w:val="24"/>
          <w:szCs w:val="24"/>
          <w:u w:val="none"/>
          <w:lang w:val="en-US" w:eastAsia="zh-CN"/>
        </w:rPr>
        <w:t>|   |    |</w:t>
      </w:r>
      <w:r>
        <w:rPr>
          <w:rFonts w:hint="eastAsia" w:asciiTheme="minorEastAsia" w:hAnsiTheme="minorEastAsia" w:eastAsiaTheme="minorEastAsia"/>
          <w:b/>
          <w:bCs/>
          <w:sz w:val="24"/>
          <w:szCs w:val="24"/>
          <w:u w:val="thick"/>
          <w:lang w:val="en-US" w:eastAsia="zh-CN"/>
        </w:rPr>
        <w:t xml:space="preserve">              </w:t>
      </w:r>
      <w:r>
        <w:rPr>
          <w:rFonts w:hint="eastAsia" w:asciiTheme="minorEastAsia" w:hAnsiTheme="minorEastAsia" w:eastAsiaTheme="minorEastAsia"/>
          <w:b w:val="0"/>
          <w:bCs w:val="0"/>
          <w:sz w:val="24"/>
          <w:szCs w:val="24"/>
          <w:u w:val="none"/>
          <w:lang w:val="en-US" w:eastAsia="zh-CN"/>
        </w:rPr>
        <w:t xml:space="preserve">顺序号      </w:t>
      </w:r>
    </w:p>
    <w:p w14:paraId="1B0BF2CD">
      <w:pPr>
        <w:keepNext w:val="0"/>
        <w:keepLines w:val="0"/>
        <w:pageBreakBefore w:val="0"/>
        <w:widowControl w:val="0"/>
        <w:kinsoku/>
        <w:wordWrap/>
        <w:overflowPunct/>
        <w:topLinePunct w:val="0"/>
        <w:autoSpaceDE/>
        <w:autoSpaceDN/>
        <w:bidi w:val="0"/>
        <w:adjustRightInd/>
        <w:snapToGrid/>
        <w:spacing w:line="440" w:lineRule="atLeast"/>
        <w:ind w:left="0" w:leftChars="0" w:right="0" w:rightChars="0" w:firstLine="0" w:firstLineChars="0"/>
        <w:jc w:val="both"/>
        <w:textAlignment w:val="auto"/>
        <w:outlineLvl w:val="9"/>
        <w:rPr>
          <w:rFonts w:hint="eastAsia" w:asciiTheme="minorEastAsia" w:hAnsiTheme="minorEastAsia" w:eastAsiaTheme="minorEastAsia"/>
          <w:b w:val="0"/>
          <w:bCs w:val="0"/>
          <w:sz w:val="24"/>
          <w:szCs w:val="24"/>
          <w:u w:val="none"/>
          <w:lang w:val="en-US" w:eastAsia="zh-CN"/>
        </w:rPr>
      </w:pPr>
      <w:r>
        <w:rPr>
          <w:rFonts w:hint="eastAsia" w:asciiTheme="minorEastAsia" w:hAnsiTheme="minorEastAsia" w:eastAsiaTheme="minorEastAsia"/>
          <w:b w:val="0"/>
          <w:bCs w:val="0"/>
          <w:sz w:val="24"/>
          <w:szCs w:val="24"/>
          <w:u w:val="none"/>
          <w:lang w:val="en-US" w:eastAsia="zh-CN"/>
        </w:rPr>
        <w:t xml:space="preserve">       </w:t>
      </w:r>
      <w:r>
        <w:rPr>
          <w:rFonts w:hint="eastAsia" w:asciiTheme="minorEastAsia" w:hAnsiTheme="minorEastAsia" w:eastAsiaTheme="minorEastAsia"/>
          <w:b/>
          <w:bCs/>
          <w:sz w:val="24"/>
          <w:szCs w:val="24"/>
          <w:u w:val="none"/>
          <w:lang w:val="en-US" w:eastAsia="zh-CN"/>
        </w:rPr>
        <w:t>|   |</w:t>
      </w:r>
      <w:r>
        <w:rPr>
          <w:rFonts w:hint="eastAsia" w:asciiTheme="minorEastAsia" w:hAnsiTheme="minorEastAsia" w:eastAsiaTheme="minorEastAsia"/>
          <w:b/>
          <w:bCs/>
          <w:sz w:val="24"/>
          <w:szCs w:val="24"/>
          <w:u w:val="thick"/>
          <w:lang w:val="en-US" w:eastAsia="zh-CN"/>
        </w:rPr>
        <w:t xml:space="preserve">                   </w:t>
      </w:r>
      <w:r>
        <w:rPr>
          <w:rFonts w:hint="eastAsia" w:asciiTheme="minorEastAsia" w:hAnsiTheme="minorEastAsia" w:eastAsiaTheme="minorEastAsia"/>
          <w:b w:val="0"/>
          <w:bCs w:val="0"/>
          <w:sz w:val="24"/>
          <w:szCs w:val="24"/>
          <w:u w:val="none"/>
          <w:lang w:val="en-US" w:eastAsia="zh-CN"/>
        </w:rPr>
        <w:t>类别号</w:t>
      </w:r>
    </w:p>
    <w:p w14:paraId="4F96730C">
      <w:pPr>
        <w:keepNext w:val="0"/>
        <w:keepLines w:val="0"/>
        <w:pageBreakBefore w:val="0"/>
        <w:widowControl w:val="0"/>
        <w:kinsoku/>
        <w:wordWrap/>
        <w:overflowPunct/>
        <w:topLinePunct w:val="0"/>
        <w:autoSpaceDE/>
        <w:autoSpaceDN/>
        <w:bidi w:val="0"/>
        <w:adjustRightInd/>
        <w:snapToGrid/>
        <w:spacing w:line="440" w:lineRule="atLeast"/>
        <w:ind w:left="0" w:leftChars="0" w:right="0" w:rightChars="0" w:firstLine="0" w:firstLineChars="0"/>
        <w:jc w:val="both"/>
        <w:textAlignment w:val="auto"/>
        <w:outlineLvl w:val="9"/>
        <w:rPr>
          <w:rFonts w:hint="eastAsia"/>
          <w:b w:val="0"/>
          <w:bCs w:val="0"/>
          <w:strike w:val="0"/>
          <w:dstrike w:val="0"/>
          <w:sz w:val="36"/>
          <w:szCs w:val="36"/>
          <w:u w:val="none"/>
          <w:lang w:val="en-US" w:eastAsia="zh-CN"/>
        </w:rPr>
      </w:pPr>
      <w:r>
        <w:rPr>
          <w:rFonts w:hint="eastAsia"/>
          <w:b/>
          <w:bCs/>
          <w:sz w:val="36"/>
          <w:szCs w:val="36"/>
          <w:lang w:val="en-US" w:eastAsia="zh-CN"/>
        </w:rPr>
        <w:t xml:space="preserve">    </w:t>
      </w:r>
      <w:r>
        <w:rPr>
          <w:rFonts w:hint="eastAsia" w:asciiTheme="minorEastAsia" w:hAnsiTheme="minorEastAsia" w:eastAsiaTheme="minorEastAsia" w:cstheme="minorEastAsia"/>
          <w:b/>
          <w:bCs/>
          <w:sz w:val="24"/>
          <w:szCs w:val="24"/>
          <w:lang w:val="en-US" w:eastAsia="zh-CN"/>
        </w:rPr>
        <w:t xml:space="preserve"> |</w:t>
      </w:r>
      <w:r>
        <w:rPr>
          <w:rFonts w:hint="eastAsia" w:asciiTheme="minorEastAsia" w:hAnsiTheme="minorEastAsia" w:eastAsiaTheme="minorEastAsia" w:cstheme="minorEastAsia"/>
          <w:b/>
          <w:bCs/>
          <w:sz w:val="24"/>
          <w:szCs w:val="24"/>
          <w:u w:val="thick"/>
          <w:lang w:val="en-US" w:eastAsia="zh-CN"/>
        </w:rPr>
        <w:t xml:space="preserve">                       </w:t>
      </w:r>
      <w:r>
        <w:rPr>
          <w:rFonts w:hint="eastAsia" w:asciiTheme="minorEastAsia" w:hAnsiTheme="minorEastAsia" w:eastAsiaTheme="minorEastAsia" w:cstheme="minorEastAsia"/>
          <w:b w:val="0"/>
          <w:bCs w:val="0"/>
          <w:strike w:val="0"/>
          <w:dstrike w:val="0"/>
          <w:sz w:val="24"/>
          <w:szCs w:val="24"/>
          <w:u w:val="none"/>
          <w:lang w:val="en-US" w:eastAsia="zh-CN"/>
        </w:rPr>
        <w:t>作业指导书</w:t>
      </w:r>
    </w:p>
    <w:p w14:paraId="23A97AA7">
      <w:pPr>
        <w:keepNext w:val="0"/>
        <w:keepLines w:val="0"/>
        <w:pageBreakBefore w:val="0"/>
        <w:widowControl w:val="0"/>
        <w:kinsoku/>
        <w:wordWrap/>
        <w:overflowPunct/>
        <w:topLinePunct w:val="0"/>
        <w:autoSpaceDE/>
        <w:autoSpaceDN/>
        <w:bidi w:val="0"/>
        <w:adjustRightInd/>
        <w:snapToGrid/>
        <w:spacing w:line="440" w:lineRule="atLeast"/>
        <w:ind w:left="0" w:leftChars="0" w:right="0" w:rightChars="0" w:firstLine="0" w:firstLineChars="0"/>
        <w:jc w:val="both"/>
        <w:textAlignment w:val="auto"/>
        <w:outlineLvl w:val="9"/>
        <w:rPr>
          <w:rFonts w:hint="eastAsia" w:asciiTheme="minorEastAsia" w:hAnsiTheme="minorEastAsia" w:eastAsiaTheme="minorEastAsia"/>
          <w:sz w:val="24"/>
          <w:szCs w:val="24"/>
        </w:rPr>
      </w:pPr>
      <w:r>
        <w:rPr>
          <w:rFonts w:hint="eastAsia" w:asciiTheme="minorEastAsia" w:hAnsiTheme="minorEastAsia" w:eastAsiaTheme="minorEastAsia"/>
          <w:sz w:val="24"/>
          <w:szCs w:val="24"/>
        </w:rPr>
        <w:t>作业指导书</w:t>
      </w:r>
      <w:r>
        <w:rPr>
          <w:rFonts w:hint="eastAsia" w:asciiTheme="minorEastAsia" w:hAnsiTheme="minorEastAsia" w:eastAsiaTheme="minorEastAsia"/>
          <w:sz w:val="24"/>
          <w:szCs w:val="24"/>
          <w:lang w:val="en-US" w:eastAsia="zh-CN"/>
        </w:rPr>
        <w:t>类别</w:t>
      </w:r>
      <w:r>
        <w:rPr>
          <w:rFonts w:hint="eastAsia" w:asciiTheme="minorEastAsia" w:hAnsiTheme="minorEastAsia" w:eastAsiaTheme="minorEastAsia"/>
          <w:sz w:val="24"/>
          <w:szCs w:val="24"/>
        </w:rPr>
        <w:t>代号：</w:t>
      </w:r>
    </w:p>
    <w:p w14:paraId="2C4275FC">
      <w:pPr>
        <w:keepNext w:val="0"/>
        <w:keepLines w:val="0"/>
        <w:pageBreakBefore w:val="0"/>
        <w:widowControl w:val="0"/>
        <w:kinsoku/>
        <w:wordWrap/>
        <w:overflowPunct/>
        <w:topLinePunct w:val="0"/>
        <w:autoSpaceDE/>
        <w:autoSpaceDN/>
        <w:bidi w:val="0"/>
        <w:adjustRightInd/>
        <w:snapToGrid/>
        <w:spacing w:line="440" w:lineRule="atLeast"/>
        <w:ind w:left="0" w:leftChars="0" w:right="0" w:rightChars="0" w:firstLine="218" w:firstLineChars="91"/>
        <w:jc w:val="both"/>
        <w:textAlignment w:val="auto"/>
        <w:outlineLvl w:val="9"/>
        <w:rPr>
          <w:rFonts w:hint="eastAsia" w:asciiTheme="minorEastAsia" w:hAnsiTheme="minorEastAsia" w:eastAsiaTheme="minorEastAsia"/>
          <w:sz w:val="24"/>
          <w:szCs w:val="24"/>
        </w:rPr>
        <w:pPrChange w:id="22" w:author="陈建刚" w:date="2026-07-04T17:12:47Z">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pPr>
        </w:pPrChange>
      </w:pPr>
      <w:r>
        <w:rPr>
          <w:rFonts w:hint="eastAsia" w:asciiTheme="minorEastAsia" w:hAnsiTheme="minorEastAsia" w:eastAsiaTheme="minorEastAsia"/>
          <w:sz w:val="24"/>
          <w:szCs w:val="24"/>
        </w:rPr>
        <w:t xml:space="preserve">1-管理类作业指导书 </w:t>
      </w:r>
    </w:p>
    <w:p w14:paraId="35E35692">
      <w:pPr>
        <w:keepNext w:val="0"/>
        <w:keepLines w:val="0"/>
        <w:pageBreakBefore w:val="0"/>
        <w:widowControl w:val="0"/>
        <w:kinsoku/>
        <w:wordWrap/>
        <w:overflowPunct/>
        <w:topLinePunct w:val="0"/>
        <w:autoSpaceDE/>
        <w:autoSpaceDN/>
        <w:bidi w:val="0"/>
        <w:adjustRightInd/>
        <w:snapToGrid/>
        <w:spacing w:line="440" w:lineRule="atLeast"/>
        <w:ind w:left="0" w:leftChars="0" w:right="0" w:rightChars="0" w:firstLine="218" w:firstLineChars="91"/>
        <w:jc w:val="both"/>
        <w:textAlignment w:val="auto"/>
        <w:outlineLvl w:val="9"/>
        <w:rPr>
          <w:rFonts w:hint="eastAsia" w:asciiTheme="minorEastAsia" w:hAnsiTheme="minorEastAsia" w:eastAsiaTheme="minorEastAsia"/>
          <w:sz w:val="24"/>
          <w:szCs w:val="24"/>
        </w:rPr>
        <w:pPrChange w:id="23" w:author="陈建刚" w:date="2026-07-04T17:12:47Z">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pPr>
        </w:pPrChange>
      </w:pPr>
      <w:r>
        <w:rPr>
          <w:rFonts w:hint="eastAsia" w:asciiTheme="minorEastAsia" w:hAnsiTheme="minorEastAsia" w:eastAsiaTheme="minorEastAsia"/>
          <w:sz w:val="24"/>
          <w:szCs w:val="24"/>
        </w:rPr>
        <w:t xml:space="preserve">2-设备操作类作业指导书 </w:t>
      </w:r>
    </w:p>
    <w:p w14:paraId="7E3767E3">
      <w:pPr>
        <w:keepNext w:val="0"/>
        <w:keepLines w:val="0"/>
        <w:pageBreakBefore w:val="0"/>
        <w:widowControl w:val="0"/>
        <w:kinsoku/>
        <w:wordWrap/>
        <w:overflowPunct/>
        <w:topLinePunct w:val="0"/>
        <w:autoSpaceDE/>
        <w:autoSpaceDN/>
        <w:bidi w:val="0"/>
        <w:adjustRightInd/>
        <w:snapToGrid/>
        <w:spacing w:line="440" w:lineRule="atLeast"/>
        <w:ind w:left="0" w:leftChars="0" w:right="0" w:rightChars="0" w:firstLine="218" w:firstLineChars="91"/>
        <w:jc w:val="both"/>
        <w:textAlignment w:val="auto"/>
        <w:outlineLvl w:val="9"/>
        <w:rPr>
          <w:rFonts w:hint="eastAsia" w:asciiTheme="minorEastAsia" w:hAnsiTheme="minorEastAsia" w:eastAsiaTheme="minorEastAsia"/>
          <w:sz w:val="24"/>
          <w:szCs w:val="24"/>
        </w:rPr>
        <w:pPrChange w:id="24" w:author="陈建刚" w:date="2026-07-04T17:12:47Z">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pPr>
        </w:pPrChange>
      </w:pPr>
      <w:r>
        <w:rPr>
          <w:rFonts w:hint="eastAsia" w:asciiTheme="minorEastAsia" w:hAnsiTheme="minorEastAsia" w:eastAsiaTheme="minorEastAsia"/>
          <w:sz w:val="24"/>
          <w:szCs w:val="24"/>
        </w:rPr>
        <w:t xml:space="preserve">3-期间核查方法 </w:t>
      </w:r>
    </w:p>
    <w:p w14:paraId="6DE25C8E">
      <w:pPr>
        <w:keepNext w:val="0"/>
        <w:keepLines w:val="0"/>
        <w:pageBreakBefore w:val="0"/>
        <w:widowControl w:val="0"/>
        <w:kinsoku/>
        <w:wordWrap/>
        <w:overflowPunct/>
        <w:topLinePunct w:val="0"/>
        <w:autoSpaceDE/>
        <w:autoSpaceDN/>
        <w:bidi w:val="0"/>
        <w:adjustRightInd/>
        <w:snapToGrid/>
        <w:spacing w:line="440" w:lineRule="atLeast"/>
        <w:ind w:left="0" w:leftChars="0" w:right="0" w:rightChars="0" w:firstLine="218" w:firstLineChars="91"/>
        <w:jc w:val="both"/>
        <w:textAlignment w:val="auto"/>
        <w:outlineLvl w:val="9"/>
        <w:rPr>
          <w:rFonts w:hint="eastAsia" w:asciiTheme="minorEastAsia" w:hAnsiTheme="minorEastAsia" w:eastAsiaTheme="minorEastAsia"/>
          <w:sz w:val="24"/>
          <w:szCs w:val="24"/>
          <w:lang w:val="en-US" w:eastAsia="zh-CN"/>
        </w:rPr>
        <w:pPrChange w:id="25" w:author="陈建刚" w:date="2026-07-04T17:12:47Z">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pPr>
        </w:pPrChange>
      </w:pPr>
      <w:r>
        <w:rPr>
          <w:rFonts w:hint="eastAsia" w:asciiTheme="minorEastAsia" w:hAnsiTheme="minorEastAsia" w:eastAsiaTheme="minorEastAsia"/>
          <w:sz w:val="24"/>
          <w:szCs w:val="24"/>
        </w:rPr>
        <w:t xml:space="preserve">4-方法类作业指导书 </w:t>
      </w:r>
      <w:r>
        <w:rPr>
          <w:rFonts w:hint="eastAsia" w:asciiTheme="minorEastAsia" w:hAnsiTheme="minorEastAsia" w:eastAsiaTheme="minorEastAsia"/>
          <w:sz w:val="24"/>
          <w:szCs w:val="24"/>
          <w:lang w:val="en-US" w:eastAsia="zh-CN"/>
        </w:rPr>
        <w:t xml:space="preserve"> </w:t>
      </w:r>
    </w:p>
    <w:p w14:paraId="17E2EC90">
      <w:pPr>
        <w:keepNext w:val="0"/>
        <w:keepLines w:val="0"/>
        <w:pageBreakBefore w:val="0"/>
        <w:widowControl w:val="0"/>
        <w:kinsoku/>
        <w:wordWrap/>
        <w:overflowPunct/>
        <w:topLinePunct w:val="0"/>
        <w:autoSpaceDE/>
        <w:autoSpaceDN/>
        <w:bidi w:val="0"/>
        <w:adjustRightInd/>
        <w:snapToGrid/>
        <w:spacing w:line="440" w:lineRule="atLeast"/>
        <w:ind w:left="0" w:leftChars="0" w:right="0" w:rightChars="0" w:firstLine="218" w:firstLineChars="91"/>
        <w:jc w:val="both"/>
        <w:textAlignment w:val="auto"/>
        <w:outlineLvl w:val="9"/>
        <w:rPr>
          <w:rFonts w:hint="eastAsia" w:asciiTheme="minorEastAsia" w:hAnsiTheme="minorEastAsia" w:eastAsiaTheme="minorEastAsia"/>
          <w:sz w:val="24"/>
          <w:szCs w:val="24"/>
        </w:rPr>
        <w:pPrChange w:id="26" w:author="陈建刚" w:date="2026-07-04T17:12:47Z">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pPr>
        </w:pPrChange>
      </w:pPr>
      <w:r>
        <w:rPr>
          <w:rFonts w:hint="eastAsia" w:asciiTheme="minorEastAsia" w:hAnsiTheme="minorEastAsia" w:eastAsiaTheme="minorEastAsia"/>
          <w:sz w:val="24"/>
          <w:szCs w:val="24"/>
        </w:rPr>
        <w:t xml:space="preserve">5-样品类作业指导书 </w:t>
      </w:r>
    </w:p>
    <w:p w14:paraId="44AFC8FE">
      <w:pPr>
        <w:keepNext w:val="0"/>
        <w:keepLines w:val="0"/>
        <w:pageBreakBefore w:val="0"/>
        <w:widowControl w:val="0"/>
        <w:kinsoku/>
        <w:wordWrap/>
        <w:overflowPunct/>
        <w:topLinePunct w:val="0"/>
        <w:autoSpaceDE/>
        <w:autoSpaceDN/>
        <w:bidi w:val="0"/>
        <w:adjustRightInd/>
        <w:snapToGrid/>
        <w:spacing w:line="440" w:lineRule="atLeast"/>
        <w:ind w:left="0" w:leftChars="0" w:right="0" w:rightChars="0" w:firstLine="218" w:firstLineChars="91"/>
        <w:jc w:val="both"/>
        <w:textAlignment w:val="auto"/>
        <w:outlineLvl w:val="9"/>
        <w:rPr>
          <w:rFonts w:hint="eastAsia" w:asciiTheme="minorEastAsia" w:hAnsiTheme="minorEastAsia" w:eastAsiaTheme="minorEastAsia"/>
          <w:sz w:val="24"/>
          <w:szCs w:val="24"/>
        </w:rPr>
        <w:pPrChange w:id="27" w:author="陈建刚" w:date="2026-07-04T17:12:47Z">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pPr>
        </w:pPrChange>
      </w:pPr>
      <w:r>
        <w:rPr>
          <w:rFonts w:hint="eastAsia" w:asciiTheme="minorEastAsia" w:hAnsiTheme="minorEastAsia" w:eastAsiaTheme="minorEastAsia"/>
          <w:sz w:val="24"/>
          <w:szCs w:val="24"/>
        </w:rPr>
        <w:t xml:space="preserve">6-数值修约类作业指导书 </w:t>
      </w:r>
    </w:p>
    <w:p w14:paraId="763AEE78">
      <w:pPr>
        <w:keepNext w:val="0"/>
        <w:keepLines w:val="0"/>
        <w:pageBreakBefore w:val="0"/>
        <w:widowControl w:val="0"/>
        <w:kinsoku/>
        <w:wordWrap/>
        <w:overflowPunct/>
        <w:topLinePunct w:val="0"/>
        <w:autoSpaceDE/>
        <w:autoSpaceDN/>
        <w:bidi w:val="0"/>
        <w:adjustRightInd/>
        <w:snapToGrid/>
        <w:spacing w:line="440" w:lineRule="atLeast"/>
        <w:ind w:left="0" w:leftChars="0" w:right="0" w:rightChars="0" w:firstLine="218" w:firstLineChars="91"/>
        <w:jc w:val="both"/>
        <w:textAlignment w:val="auto"/>
        <w:outlineLvl w:val="9"/>
        <w:rPr>
          <w:rFonts w:hint="eastAsia" w:asciiTheme="minorEastAsia" w:hAnsiTheme="minorEastAsia" w:eastAsiaTheme="minorEastAsia"/>
          <w:sz w:val="24"/>
          <w:szCs w:val="24"/>
        </w:rPr>
        <w:pPrChange w:id="28" w:author="陈建刚" w:date="2026-07-04T17:12:47Z">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pPr>
        </w:pPrChange>
      </w:pPr>
      <w:r>
        <w:rPr>
          <w:rFonts w:hint="eastAsia" w:asciiTheme="minorEastAsia" w:hAnsiTheme="minorEastAsia" w:eastAsiaTheme="minorEastAsia"/>
          <w:sz w:val="24"/>
          <w:szCs w:val="24"/>
        </w:rPr>
        <w:t xml:space="preserve">7-仪器设备自校规程  </w:t>
      </w:r>
    </w:p>
    <w:p w14:paraId="0F94963E">
      <w:pPr>
        <w:keepNext w:val="0"/>
        <w:keepLines w:val="0"/>
        <w:pageBreakBefore w:val="0"/>
        <w:widowControl w:val="0"/>
        <w:kinsoku/>
        <w:wordWrap/>
        <w:overflowPunct/>
        <w:topLinePunct w:val="0"/>
        <w:autoSpaceDE/>
        <w:autoSpaceDN/>
        <w:bidi w:val="0"/>
        <w:adjustRightInd/>
        <w:spacing w:line="440" w:lineRule="atLeast"/>
        <w:textAlignment w:val="auto"/>
        <w:rPr>
          <w:del w:id="29" w:author="陈建刚" w:date="2026-07-04T17:12:13Z"/>
          <w:rFonts w:hint="eastAsia" w:asciiTheme="minorEastAsia" w:hAnsiTheme="minorEastAsia" w:eastAsiaTheme="minorEastAsia"/>
          <w:sz w:val="24"/>
          <w:szCs w:val="24"/>
        </w:rPr>
      </w:pPr>
      <w:del w:id="30" w:author="陈建刚" w:date="2026-07-04T17:12:13Z">
        <w:r>
          <w:rPr>
            <w:rFonts w:hint="eastAsia" w:asciiTheme="minorEastAsia" w:hAnsiTheme="minorEastAsia" w:eastAsiaTheme="minorEastAsia"/>
            <w:sz w:val="24"/>
            <w:szCs w:val="24"/>
          </w:rPr>
          <w:br w:type="page"/>
        </w:r>
      </w:del>
    </w:p>
    <w:p w14:paraId="7BF3E1E9">
      <w:pPr>
        <w:keepNext w:val="0"/>
        <w:keepLines w:val="0"/>
        <w:pageBreakBefore w:val="0"/>
        <w:widowControl w:val="0"/>
        <w:kinsoku/>
        <w:wordWrap/>
        <w:overflowPunct/>
        <w:topLinePunct w:val="0"/>
        <w:autoSpaceDE/>
        <w:autoSpaceDN/>
        <w:bidi w:val="0"/>
        <w:adjustRightInd/>
        <w:snapToGrid/>
        <w:spacing w:line="440" w:lineRule="atLeast"/>
        <w:ind w:left="0" w:leftChars="0" w:right="0" w:rightChars="0" w:firstLine="0" w:firstLineChars="0"/>
        <w:jc w:val="center"/>
        <w:textAlignment w:val="auto"/>
        <w:outlineLvl w:val="9"/>
        <w:rPr>
          <w:del w:id="31" w:author="陈建刚" w:date="2026-07-04T17:12:18Z"/>
          <w:rFonts w:hint="eastAsia"/>
          <w:b/>
          <w:bCs/>
          <w:sz w:val="36"/>
          <w:szCs w:val="36"/>
          <w:lang w:val="en-US" w:eastAsia="zh-CN"/>
        </w:rPr>
      </w:pPr>
      <w:del w:id="32" w:author="陈建刚" w:date="2026-07-04T17:12:18Z">
        <w:r>
          <w:rPr>
            <w:rFonts w:hint="eastAsia" w:asciiTheme="minorEastAsia" w:hAnsiTheme="minorEastAsia" w:eastAsiaTheme="minorEastAsia"/>
            <w:b w:val="0"/>
            <w:bCs w:val="0"/>
            <w:sz w:val="24"/>
            <w:szCs w:val="24"/>
            <w:u w:val="none"/>
            <w:lang w:val="en-US" w:eastAsia="zh-CN"/>
          </w:rPr>
          <w:delText xml:space="preserve">  </w:delText>
        </w:r>
      </w:del>
      <w:del w:id="33" w:author="陈建刚" w:date="2026-07-04T17:12:18Z">
        <w:r>
          <w:rPr>
            <w:rFonts w:hint="eastAsia"/>
            <w:b/>
            <w:bCs/>
            <w:sz w:val="36"/>
            <w:szCs w:val="36"/>
            <w:lang w:val="en-US" w:eastAsia="zh-CN"/>
          </w:rPr>
          <w:delText>文件控制程序</w:delText>
        </w:r>
      </w:del>
    </w:p>
    <w:p w14:paraId="425F20D1">
      <w:pPr>
        <w:keepNext w:val="0"/>
        <w:keepLines w:val="0"/>
        <w:pageBreakBefore w:val="0"/>
        <w:widowControl w:val="0"/>
        <w:kinsoku/>
        <w:wordWrap/>
        <w:overflowPunct/>
        <w:topLinePunct w:val="0"/>
        <w:autoSpaceDE/>
        <w:autoSpaceDN/>
        <w:bidi w:val="0"/>
        <w:adjustRightInd/>
        <w:spacing w:line="440" w:lineRule="atLeast"/>
        <w:jc w:val="center"/>
        <w:textAlignment w:val="auto"/>
        <w:rPr>
          <w:del w:id="34" w:author="陈建刚" w:date="2026-07-04T17:12:18Z"/>
          <w:rFonts w:hint="eastAsia"/>
          <w:b/>
          <w:bCs/>
          <w:sz w:val="36"/>
          <w:szCs w:val="36"/>
          <w:lang w:val="en-US" w:eastAsia="zh-CN"/>
        </w:rPr>
      </w:pPr>
      <w:del w:id="35" w:author="陈建刚" w:date="2026-07-04T17:12:18Z">
        <w:r>
          <w:rPr>
            <w:rFonts w:hint="eastAsia" w:ascii="黑体" w:hAnsi="黑体" w:eastAsia="黑体" w:cs="黑体"/>
            <w:sz w:val="24"/>
            <w:u w:val="single"/>
          </w:rPr>
          <w:delText>程序文件   编号：XZTC/CX-0</w:delText>
        </w:r>
      </w:del>
      <w:del w:id="36" w:author="陈建刚" w:date="2026-07-04T17:12:18Z">
        <w:r>
          <w:rPr>
            <w:rFonts w:hint="eastAsia" w:ascii="黑体" w:hAnsi="黑体" w:eastAsia="黑体" w:cs="黑体"/>
            <w:sz w:val="24"/>
            <w:u w:val="single"/>
            <w:lang w:val="en-US" w:eastAsia="zh-CN"/>
          </w:rPr>
          <w:delText>8</w:delText>
        </w:r>
      </w:del>
      <w:del w:id="37" w:author="陈建刚" w:date="2026-07-04T17:12:18Z">
        <w:r>
          <w:rPr>
            <w:rFonts w:hint="eastAsia" w:ascii="黑体" w:hAnsi="黑体" w:eastAsia="黑体" w:cs="黑体"/>
            <w:sz w:val="24"/>
            <w:u w:val="single"/>
          </w:rPr>
          <w:delText>-</w:delText>
        </w:r>
      </w:del>
      <w:del w:id="38" w:author="陈建刚" w:date="2026-07-04T17:12:18Z">
        <w:r>
          <w:rPr>
            <w:rFonts w:hint="eastAsia" w:ascii="黑体" w:hAnsi="黑体" w:eastAsia="黑体" w:cs="黑体"/>
            <w:sz w:val="24"/>
            <w:u w:val="single"/>
            <w:lang w:eastAsia="zh-CN"/>
          </w:rPr>
          <w:delText>2022</w:delText>
        </w:r>
      </w:del>
      <w:del w:id="39" w:author="陈建刚" w:date="2026-07-04T17:12:18Z">
        <w:r>
          <w:rPr>
            <w:rFonts w:hint="eastAsia" w:ascii="黑体" w:hAnsi="黑体" w:eastAsia="黑体" w:cs="黑体"/>
            <w:sz w:val="24"/>
            <w:u w:val="single"/>
          </w:rPr>
          <w:delText xml:space="preserve">          版本：</w:delText>
        </w:r>
      </w:del>
      <w:del w:id="40" w:author="陈建刚" w:date="2026-07-04T17:12:18Z">
        <w:r>
          <w:rPr>
            <w:rFonts w:hint="eastAsia" w:ascii="黑体" w:hAnsi="黑体" w:eastAsia="黑体" w:cs="黑体"/>
            <w:sz w:val="24"/>
            <w:u w:val="single"/>
            <w:lang w:eastAsia="zh-CN"/>
          </w:rPr>
          <w:delText>第3版 第0次修订</w:delText>
        </w:r>
      </w:del>
      <w:del w:id="41" w:author="陈建刚" w:date="2026-07-04T17:12:18Z">
        <w:r>
          <w:rPr>
            <w:rFonts w:hint="eastAsia" w:ascii="黑体" w:hAnsi="黑体" w:eastAsia="黑体" w:cs="黑体"/>
            <w:sz w:val="24"/>
            <w:u w:val="single"/>
            <w:lang w:val="en-US" w:eastAsia="zh-CN"/>
          </w:rPr>
          <w:delText xml:space="preserve">   （7/7）</w:delText>
        </w:r>
      </w:del>
    </w:p>
    <w:p w14:paraId="753AB7AA">
      <w:pPr>
        <w:keepNext w:val="0"/>
        <w:keepLines w:val="0"/>
        <w:pageBreakBefore w:val="0"/>
        <w:widowControl w:val="0"/>
        <w:kinsoku/>
        <w:wordWrap/>
        <w:overflowPunct/>
        <w:topLinePunct w:val="0"/>
        <w:autoSpaceDE/>
        <w:autoSpaceDN/>
        <w:bidi w:val="0"/>
        <w:adjustRightInd/>
        <w:snapToGrid/>
        <w:spacing w:line="440" w:lineRule="atLeast"/>
        <w:ind w:left="0" w:leftChars="0" w:right="0" w:rightChars="0" w:firstLine="0" w:firstLineChars="0"/>
        <w:jc w:val="both"/>
        <w:textAlignment w:val="auto"/>
        <w:outlineLvl w:val="9"/>
        <w:rPr>
          <w:ins w:id="42" w:author="陈建刚" w:date="2026-07-04T17:12:21Z"/>
          <w:rFonts w:hint="eastAsia" w:asciiTheme="minorEastAsia" w:hAnsiTheme="minorEastAsia" w:eastAsiaTheme="minorEastAsia"/>
          <w:sz w:val="24"/>
          <w:szCs w:val="24"/>
        </w:rPr>
      </w:pPr>
    </w:p>
    <w:p w14:paraId="6B990918">
      <w:pPr>
        <w:keepNext w:val="0"/>
        <w:keepLines w:val="0"/>
        <w:pageBreakBefore w:val="0"/>
        <w:widowControl w:val="0"/>
        <w:kinsoku/>
        <w:wordWrap/>
        <w:overflowPunct/>
        <w:topLinePunct w:val="0"/>
        <w:autoSpaceDE/>
        <w:autoSpaceDN/>
        <w:bidi w:val="0"/>
        <w:adjustRightInd/>
        <w:snapToGrid/>
        <w:spacing w:line="440" w:lineRule="atLeast"/>
        <w:ind w:left="0" w:leftChars="0" w:right="0" w:rightChars="0" w:firstLine="0" w:firstLineChars="0"/>
        <w:jc w:val="both"/>
        <w:textAlignment w:val="auto"/>
        <w:outlineLvl w:val="1"/>
        <w:rPr>
          <w:rFonts w:hint="eastAsia" w:asciiTheme="minorEastAsia" w:hAnsiTheme="minorEastAsia" w:eastAsiaTheme="minorEastAsia"/>
          <w:sz w:val="24"/>
          <w:szCs w:val="24"/>
        </w:rPr>
      </w:pPr>
      <w:ins w:id="43" w:author="陈建刚" w:date="2026-07-04T17:11:59Z">
        <w:r>
          <w:rPr>
            <w:rFonts w:hint="eastAsia" w:asciiTheme="minorEastAsia" w:hAnsiTheme="minorEastAsia" w:eastAsiaTheme="minorEastAsia"/>
            <w:sz w:val="24"/>
            <w:szCs w:val="24"/>
          </w:rPr>
          <w:t>1.4</w:t>
        </w:r>
      </w:ins>
      <w:ins w:id="44" w:author="陈建刚" w:date="2026-07-04T17:11:59Z">
        <w:r>
          <w:rPr>
            <w:rFonts w:hint="eastAsia" w:asciiTheme="minorEastAsia" w:hAnsiTheme="minorEastAsia" w:eastAsiaTheme="minorEastAsia"/>
            <w:sz w:val="24"/>
            <w:szCs w:val="24"/>
            <w:lang w:val="en-US" w:eastAsia="zh-CN"/>
          </w:rPr>
          <w:t>实验室</w:t>
        </w:r>
      </w:ins>
      <w:ins w:id="45" w:author="陈建刚" w:date="2026-07-04T17:11:59Z">
        <w:r>
          <w:rPr>
            <w:rFonts w:hint="eastAsia" w:asciiTheme="minorEastAsia" w:hAnsiTheme="minorEastAsia" w:eastAsiaTheme="minorEastAsia"/>
            <w:sz w:val="24"/>
            <w:szCs w:val="24"/>
          </w:rPr>
          <w:t>记录</w:t>
        </w:r>
      </w:ins>
      <w:ins w:id="46" w:author="陈建刚" w:date="2026-07-04T17:11:59Z">
        <w:r>
          <w:rPr>
            <w:rFonts w:hint="eastAsia" w:asciiTheme="minorEastAsia" w:hAnsiTheme="minorEastAsia" w:eastAsiaTheme="minorEastAsia"/>
            <w:sz w:val="24"/>
            <w:szCs w:val="24"/>
            <w:lang w:val="en-US" w:eastAsia="zh-CN"/>
          </w:rPr>
          <w:t>表格</w:t>
        </w:r>
      </w:ins>
      <w:ins w:id="47" w:author="陈建刚" w:date="2026-07-04T17:11:59Z">
        <w:r>
          <w:rPr>
            <w:rFonts w:hint="eastAsia" w:asciiTheme="minorEastAsia" w:hAnsiTheme="minorEastAsia" w:eastAsiaTheme="minorEastAsia"/>
            <w:sz w:val="24"/>
            <w:szCs w:val="24"/>
          </w:rPr>
          <w:t>编号规定</w:t>
        </w:r>
      </w:ins>
    </w:p>
    <w:p w14:paraId="24A639F9">
      <w:pPr>
        <w:keepNext w:val="0"/>
        <w:keepLines w:val="0"/>
        <w:pageBreakBefore w:val="0"/>
        <w:widowControl w:val="0"/>
        <w:kinsoku/>
        <w:wordWrap/>
        <w:overflowPunct/>
        <w:topLinePunct w:val="0"/>
        <w:autoSpaceDE/>
        <w:autoSpaceDN/>
        <w:bidi w:val="0"/>
        <w:adjustRightInd/>
        <w:snapToGrid/>
        <w:spacing w:line="440" w:lineRule="atLeast"/>
        <w:ind w:left="0" w:leftChars="0" w:right="0" w:rightChars="0" w:firstLine="0" w:firstLineChars="0"/>
        <w:jc w:val="both"/>
        <w:textAlignment w:val="auto"/>
        <w:outlineLvl w:val="2"/>
        <w:rPr>
          <w:rFonts w:asciiTheme="minorEastAsia" w:hAnsiTheme="minorEastAsia" w:eastAsiaTheme="minorEastAsia"/>
          <w:sz w:val="24"/>
          <w:szCs w:val="24"/>
        </w:rPr>
      </w:pPr>
      <w:r>
        <w:rPr>
          <w:rFonts w:hint="eastAsia" w:asciiTheme="minorEastAsia" w:hAnsiTheme="minorEastAsia" w:eastAsiaTheme="minorEastAsia"/>
          <w:sz w:val="24"/>
          <w:szCs w:val="24"/>
        </w:rPr>
        <w:t>1.4</w:t>
      </w:r>
      <w:r>
        <w:rPr>
          <w:rFonts w:hint="eastAsia" w:asciiTheme="minorEastAsia" w:hAnsiTheme="minorEastAsia" w:eastAsiaTheme="minorEastAsia"/>
          <w:sz w:val="24"/>
          <w:szCs w:val="24"/>
          <w:lang w:val="en-US" w:eastAsia="zh-CN"/>
        </w:rPr>
        <w:t>.1乌鲁木齐实验室</w:t>
      </w:r>
      <w:r>
        <w:rPr>
          <w:rFonts w:hint="eastAsia" w:asciiTheme="minorEastAsia" w:hAnsiTheme="minorEastAsia" w:eastAsiaTheme="minorEastAsia"/>
          <w:sz w:val="24"/>
          <w:szCs w:val="24"/>
        </w:rPr>
        <w:t>记录</w:t>
      </w:r>
      <w:r>
        <w:rPr>
          <w:rFonts w:hint="eastAsia" w:asciiTheme="minorEastAsia" w:hAnsiTheme="minorEastAsia" w:eastAsiaTheme="minorEastAsia"/>
          <w:sz w:val="24"/>
          <w:szCs w:val="24"/>
          <w:lang w:val="en-US" w:eastAsia="zh-CN"/>
        </w:rPr>
        <w:t>表格</w:t>
      </w:r>
      <w:r>
        <w:rPr>
          <w:rFonts w:hint="eastAsia" w:asciiTheme="minorEastAsia" w:hAnsiTheme="minorEastAsia" w:eastAsiaTheme="minorEastAsia"/>
          <w:sz w:val="24"/>
          <w:szCs w:val="24"/>
        </w:rPr>
        <w:t>编号规定</w:t>
      </w:r>
    </w:p>
    <w:p w14:paraId="6EF666D8">
      <w:pPr>
        <w:keepNext w:val="0"/>
        <w:keepLines w:val="0"/>
        <w:pageBreakBefore w:val="0"/>
        <w:widowControl w:val="0"/>
        <w:kinsoku/>
        <w:wordWrap/>
        <w:overflowPunct/>
        <w:topLinePunct w:val="0"/>
        <w:autoSpaceDE/>
        <w:autoSpaceDN/>
        <w:bidi w:val="0"/>
        <w:adjustRightInd/>
        <w:snapToGrid/>
        <w:spacing w:line="440" w:lineRule="atLeast"/>
        <w:ind w:left="0" w:leftChars="0" w:right="0" w:rightChars="0" w:firstLine="0" w:firstLineChars="0"/>
        <w:jc w:val="both"/>
        <w:textAlignment w:val="auto"/>
        <w:outlineLvl w:val="3"/>
        <w:rPr>
          <w:rFonts w:hint="eastAsia" w:asciiTheme="minorEastAsia" w:hAnsiTheme="minorEastAsia" w:eastAsiaTheme="minorEastAsia"/>
          <w:b/>
          <w:bCs/>
          <w:sz w:val="24"/>
          <w:szCs w:val="24"/>
          <w:u w:val="thick"/>
          <w:lang w:val="en-US" w:eastAsia="zh-CN"/>
        </w:rPr>
      </w:pP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b/>
          <w:bCs/>
          <w:sz w:val="24"/>
          <w:szCs w:val="24"/>
          <w:u w:val="thick"/>
          <w:lang w:val="en-US" w:eastAsia="zh-CN"/>
        </w:rPr>
        <w:t>XZTC/BG--□□--□□</w:t>
      </w:r>
    </w:p>
    <w:p w14:paraId="5263FF10">
      <w:pPr>
        <w:keepNext w:val="0"/>
        <w:keepLines w:val="0"/>
        <w:pageBreakBefore w:val="0"/>
        <w:widowControl w:val="0"/>
        <w:kinsoku/>
        <w:wordWrap/>
        <w:overflowPunct/>
        <w:topLinePunct w:val="0"/>
        <w:autoSpaceDE/>
        <w:autoSpaceDN/>
        <w:bidi w:val="0"/>
        <w:adjustRightInd/>
        <w:snapToGrid/>
        <w:spacing w:line="440" w:lineRule="atLeast"/>
        <w:ind w:left="0" w:leftChars="0" w:right="0" w:rightChars="0" w:firstLine="0" w:firstLineChars="0"/>
        <w:jc w:val="both"/>
        <w:textAlignment w:val="auto"/>
        <w:outlineLvl w:val="9"/>
        <w:rPr>
          <w:rFonts w:hint="eastAsia" w:asciiTheme="minorEastAsia" w:hAnsiTheme="minorEastAsia" w:eastAsiaTheme="minorEastAsia"/>
          <w:b w:val="0"/>
          <w:bCs w:val="0"/>
          <w:sz w:val="24"/>
          <w:szCs w:val="24"/>
          <w:u w:val="none"/>
          <w:lang w:val="en-US" w:eastAsia="zh-CN"/>
        </w:rPr>
      </w:pPr>
      <w:r>
        <w:rPr>
          <w:rFonts w:hint="eastAsia" w:asciiTheme="minorEastAsia" w:hAnsiTheme="minorEastAsia" w:eastAsiaTheme="minorEastAsia"/>
          <w:b/>
          <w:bCs/>
          <w:sz w:val="24"/>
          <w:szCs w:val="24"/>
          <w:u w:val="none"/>
          <w:lang w:val="en-US" w:eastAsia="zh-CN"/>
        </w:rPr>
        <w:t xml:space="preserve">       |    |     |</w:t>
      </w:r>
      <w:r>
        <w:rPr>
          <w:rFonts w:hint="eastAsia" w:asciiTheme="minorEastAsia" w:hAnsiTheme="minorEastAsia" w:eastAsiaTheme="minorEastAsia"/>
          <w:b/>
          <w:bCs/>
          <w:sz w:val="24"/>
          <w:szCs w:val="24"/>
          <w:u w:val="thick"/>
          <w:lang w:val="en-US" w:eastAsia="zh-CN"/>
        </w:rPr>
        <w:t xml:space="preserve">         </w:t>
      </w:r>
      <w:r>
        <w:rPr>
          <w:rFonts w:hint="eastAsia" w:asciiTheme="minorEastAsia" w:hAnsiTheme="minorEastAsia" w:eastAsiaTheme="minorEastAsia"/>
          <w:b w:val="0"/>
          <w:bCs w:val="0"/>
          <w:sz w:val="24"/>
          <w:szCs w:val="24"/>
          <w:u w:val="none"/>
          <w:lang w:val="en-US" w:eastAsia="zh-CN"/>
        </w:rPr>
        <w:t>顺序号</w:t>
      </w:r>
    </w:p>
    <w:p w14:paraId="70ED4EAF">
      <w:pPr>
        <w:keepNext w:val="0"/>
        <w:keepLines w:val="0"/>
        <w:pageBreakBefore w:val="0"/>
        <w:widowControl w:val="0"/>
        <w:kinsoku/>
        <w:wordWrap/>
        <w:overflowPunct/>
        <w:topLinePunct w:val="0"/>
        <w:autoSpaceDE/>
        <w:autoSpaceDN/>
        <w:bidi w:val="0"/>
        <w:adjustRightInd/>
        <w:snapToGrid/>
        <w:spacing w:line="440" w:lineRule="atLeast"/>
        <w:ind w:left="0" w:leftChars="0" w:right="0" w:rightChars="0" w:firstLine="0" w:firstLineChars="0"/>
        <w:jc w:val="both"/>
        <w:textAlignment w:val="auto"/>
        <w:outlineLvl w:val="9"/>
        <w:rPr>
          <w:rFonts w:hint="eastAsia" w:asciiTheme="minorEastAsia" w:hAnsiTheme="minorEastAsia" w:eastAsiaTheme="minorEastAsia"/>
          <w:b w:val="0"/>
          <w:bCs w:val="0"/>
          <w:sz w:val="24"/>
          <w:szCs w:val="24"/>
          <w:u w:val="none"/>
          <w:lang w:val="en-US" w:eastAsia="zh-CN"/>
        </w:rPr>
      </w:pPr>
      <w:r>
        <w:rPr>
          <w:rFonts w:hint="eastAsia" w:asciiTheme="minorEastAsia" w:hAnsiTheme="minorEastAsia" w:eastAsiaTheme="minorEastAsia"/>
          <w:b/>
          <w:bCs/>
          <w:sz w:val="24"/>
          <w:szCs w:val="24"/>
          <w:u w:val="none"/>
          <w:lang w:val="en-US" w:eastAsia="zh-CN"/>
        </w:rPr>
        <w:t xml:space="preserve">       |    |</w:t>
      </w:r>
      <w:r>
        <w:rPr>
          <w:rFonts w:hint="eastAsia" w:asciiTheme="minorEastAsia" w:hAnsiTheme="minorEastAsia" w:eastAsiaTheme="minorEastAsia"/>
          <w:b/>
          <w:bCs/>
          <w:sz w:val="24"/>
          <w:szCs w:val="24"/>
          <w:u w:val="thick"/>
          <w:lang w:val="en-US" w:eastAsia="zh-CN"/>
        </w:rPr>
        <w:t xml:space="preserve">               </w:t>
      </w:r>
      <w:r>
        <w:rPr>
          <w:rFonts w:hint="eastAsia" w:asciiTheme="minorEastAsia" w:hAnsiTheme="minorEastAsia" w:eastAsiaTheme="minorEastAsia"/>
          <w:b w:val="0"/>
          <w:bCs w:val="0"/>
          <w:sz w:val="24"/>
          <w:szCs w:val="24"/>
          <w:u w:val="none"/>
          <w:lang w:val="en-US" w:eastAsia="zh-CN"/>
        </w:rPr>
        <w:t xml:space="preserve">程序文件顺序号   </w:t>
      </w:r>
    </w:p>
    <w:p w14:paraId="1A878C12">
      <w:pPr>
        <w:keepNext w:val="0"/>
        <w:keepLines w:val="0"/>
        <w:pageBreakBefore w:val="0"/>
        <w:widowControl w:val="0"/>
        <w:kinsoku/>
        <w:wordWrap/>
        <w:overflowPunct/>
        <w:topLinePunct w:val="0"/>
        <w:autoSpaceDE/>
        <w:autoSpaceDN/>
        <w:bidi w:val="0"/>
        <w:adjustRightInd/>
        <w:snapToGrid/>
        <w:spacing w:line="440" w:lineRule="atLeast"/>
        <w:ind w:left="0" w:leftChars="0" w:right="0" w:rightChars="0" w:firstLine="720" w:firstLineChars="300"/>
        <w:jc w:val="both"/>
        <w:textAlignment w:val="auto"/>
        <w:outlineLvl w:val="9"/>
        <w:rPr>
          <w:rFonts w:hint="eastAsia" w:asciiTheme="minorEastAsia" w:hAnsiTheme="minorEastAsia" w:eastAsiaTheme="minorEastAsia"/>
          <w:b w:val="0"/>
          <w:bCs w:val="0"/>
          <w:sz w:val="24"/>
          <w:szCs w:val="24"/>
          <w:u w:val="none"/>
          <w:lang w:val="en-US" w:eastAsia="zh-CN"/>
        </w:rPr>
      </w:pPr>
      <w:r>
        <w:rPr>
          <w:rFonts w:hint="eastAsia" w:asciiTheme="minorEastAsia" w:hAnsiTheme="minorEastAsia" w:eastAsiaTheme="minorEastAsia"/>
          <w:b w:val="0"/>
          <w:bCs w:val="0"/>
          <w:sz w:val="24"/>
          <w:szCs w:val="24"/>
          <w:u w:val="none"/>
          <w:lang w:val="en-US" w:eastAsia="zh-CN"/>
        </w:rPr>
        <w:t xml:space="preserve"> </w:t>
      </w:r>
      <w:r>
        <w:rPr>
          <w:rFonts w:hint="eastAsia" w:asciiTheme="minorEastAsia" w:hAnsiTheme="minorEastAsia" w:eastAsiaTheme="minorEastAsia"/>
          <w:b/>
          <w:bCs/>
          <w:sz w:val="24"/>
          <w:szCs w:val="24"/>
          <w:u w:val="none"/>
          <w:lang w:val="en-US" w:eastAsia="zh-CN"/>
        </w:rPr>
        <w:t>|</w:t>
      </w:r>
      <w:r>
        <w:rPr>
          <w:rFonts w:hint="eastAsia" w:asciiTheme="minorEastAsia" w:hAnsiTheme="minorEastAsia" w:eastAsiaTheme="minorEastAsia"/>
          <w:b/>
          <w:bCs/>
          <w:sz w:val="24"/>
          <w:szCs w:val="24"/>
          <w:u w:val="thick"/>
          <w:lang w:val="en-US" w:eastAsia="zh-CN"/>
        </w:rPr>
        <w:t xml:space="preserve">                    </w:t>
      </w:r>
      <w:r>
        <w:rPr>
          <w:rFonts w:hint="eastAsia" w:asciiTheme="minorEastAsia" w:hAnsiTheme="minorEastAsia" w:eastAsiaTheme="minorEastAsia"/>
          <w:b w:val="0"/>
          <w:bCs w:val="0"/>
          <w:sz w:val="24"/>
          <w:szCs w:val="24"/>
          <w:u w:val="none"/>
          <w:lang w:val="en-US" w:eastAsia="zh-CN"/>
        </w:rPr>
        <w:t>记录表格</w:t>
      </w:r>
    </w:p>
    <w:p w14:paraId="51FD8A7F">
      <w:pPr>
        <w:keepNext w:val="0"/>
        <w:keepLines w:val="0"/>
        <w:pageBreakBefore w:val="0"/>
        <w:widowControl w:val="0"/>
        <w:kinsoku/>
        <w:wordWrap/>
        <w:overflowPunct/>
        <w:topLinePunct w:val="0"/>
        <w:autoSpaceDE/>
        <w:autoSpaceDN/>
        <w:bidi w:val="0"/>
        <w:adjustRightInd/>
        <w:snapToGrid/>
        <w:spacing w:line="440" w:lineRule="atLeast"/>
        <w:ind w:left="0" w:leftChars="0" w:right="0" w:rightChars="0" w:firstLine="0" w:firstLineChars="0"/>
        <w:jc w:val="both"/>
        <w:textAlignment w:val="auto"/>
        <w:outlineLvl w:val="2"/>
        <w:rPr>
          <w:rFonts w:asciiTheme="minorEastAsia" w:hAnsiTheme="minorEastAsia" w:eastAsiaTheme="minorEastAsia"/>
          <w:sz w:val="24"/>
          <w:szCs w:val="24"/>
        </w:rPr>
      </w:pPr>
      <w:r>
        <w:rPr>
          <w:rFonts w:hint="eastAsia" w:asciiTheme="minorEastAsia" w:hAnsiTheme="minorEastAsia" w:eastAsiaTheme="minorEastAsia"/>
          <w:sz w:val="24"/>
          <w:szCs w:val="24"/>
          <w:lang w:val="en-US" w:eastAsia="zh-CN"/>
        </w:rPr>
        <w:t>1.4.2和田实验室</w:t>
      </w:r>
      <w:r>
        <w:rPr>
          <w:rFonts w:hint="eastAsia" w:asciiTheme="minorEastAsia" w:hAnsiTheme="minorEastAsia" w:eastAsiaTheme="minorEastAsia"/>
          <w:sz w:val="24"/>
          <w:szCs w:val="24"/>
        </w:rPr>
        <w:t>记录</w:t>
      </w:r>
      <w:r>
        <w:rPr>
          <w:rFonts w:hint="eastAsia" w:asciiTheme="minorEastAsia" w:hAnsiTheme="minorEastAsia" w:eastAsiaTheme="minorEastAsia"/>
          <w:sz w:val="24"/>
          <w:szCs w:val="24"/>
          <w:lang w:val="en-US" w:eastAsia="zh-CN"/>
        </w:rPr>
        <w:t>表格</w:t>
      </w:r>
      <w:r>
        <w:rPr>
          <w:rFonts w:hint="eastAsia" w:asciiTheme="minorEastAsia" w:hAnsiTheme="minorEastAsia" w:eastAsiaTheme="minorEastAsia"/>
          <w:sz w:val="24"/>
          <w:szCs w:val="24"/>
        </w:rPr>
        <w:t>编号规定</w:t>
      </w:r>
    </w:p>
    <w:p w14:paraId="69B44168">
      <w:pPr>
        <w:keepNext w:val="0"/>
        <w:keepLines w:val="0"/>
        <w:pageBreakBefore w:val="0"/>
        <w:widowControl w:val="0"/>
        <w:kinsoku/>
        <w:wordWrap/>
        <w:overflowPunct/>
        <w:topLinePunct w:val="0"/>
        <w:autoSpaceDE/>
        <w:autoSpaceDN/>
        <w:bidi w:val="0"/>
        <w:adjustRightInd/>
        <w:snapToGrid/>
        <w:spacing w:line="440" w:lineRule="atLeast"/>
        <w:ind w:left="0" w:leftChars="0" w:right="0" w:rightChars="0" w:firstLine="0" w:firstLineChars="0"/>
        <w:jc w:val="both"/>
        <w:textAlignment w:val="auto"/>
        <w:outlineLvl w:val="0"/>
        <w:rPr>
          <w:rFonts w:hint="eastAsia" w:asciiTheme="minorEastAsia" w:hAnsiTheme="minorEastAsia" w:eastAsiaTheme="minorEastAsia"/>
          <w:b/>
          <w:bCs/>
          <w:sz w:val="24"/>
          <w:szCs w:val="24"/>
          <w:u w:val="thick"/>
          <w:lang w:val="en-US" w:eastAsia="zh-CN"/>
        </w:rPr>
      </w:pP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b/>
          <w:bCs/>
          <w:sz w:val="24"/>
          <w:szCs w:val="24"/>
          <w:u w:val="thick"/>
          <w:lang w:val="en-US" w:eastAsia="zh-CN"/>
        </w:rPr>
        <w:t>XZTCH/BG--□□--□□</w:t>
      </w:r>
    </w:p>
    <w:p w14:paraId="488E7E6A">
      <w:pPr>
        <w:keepNext w:val="0"/>
        <w:keepLines w:val="0"/>
        <w:pageBreakBefore w:val="0"/>
        <w:widowControl w:val="0"/>
        <w:kinsoku/>
        <w:wordWrap/>
        <w:overflowPunct/>
        <w:topLinePunct w:val="0"/>
        <w:autoSpaceDE/>
        <w:autoSpaceDN/>
        <w:bidi w:val="0"/>
        <w:adjustRightInd/>
        <w:snapToGrid/>
        <w:spacing w:line="440" w:lineRule="atLeast"/>
        <w:ind w:left="0" w:leftChars="0" w:right="0" w:rightChars="0" w:firstLine="0" w:firstLineChars="0"/>
        <w:jc w:val="both"/>
        <w:textAlignment w:val="auto"/>
        <w:outlineLvl w:val="9"/>
        <w:rPr>
          <w:rFonts w:hint="eastAsia" w:asciiTheme="minorEastAsia" w:hAnsiTheme="minorEastAsia" w:eastAsiaTheme="minorEastAsia"/>
          <w:b w:val="0"/>
          <w:bCs w:val="0"/>
          <w:sz w:val="24"/>
          <w:szCs w:val="24"/>
          <w:u w:val="none"/>
          <w:lang w:val="en-US" w:eastAsia="zh-CN"/>
        </w:rPr>
      </w:pPr>
      <w:r>
        <w:rPr>
          <w:rFonts w:hint="eastAsia" w:asciiTheme="minorEastAsia" w:hAnsiTheme="minorEastAsia" w:eastAsiaTheme="minorEastAsia"/>
          <w:b/>
          <w:bCs/>
          <w:sz w:val="24"/>
          <w:szCs w:val="24"/>
          <w:u w:val="none"/>
          <w:lang w:val="en-US" w:eastAsia="zh-CN"/>
        </w:rPr>
        <w:t xml:space="preserve">       |    |     |</w:t>
      </w:r>
      <w:r>
        <w:rPr>
          <w:rFonts w:hint="eastAsia" w:asciiTheme="minorEastAsia" w:hAnsiTheme="minorEastAsia" w:eastAsiaTheme="minorEastAsia"/>
          <w:b/>
          <w:bCs/>
          <w:sz w:val="24"/>
          <w:szCs w:val="24"/>
          <w:u w:val="thick"/>
          <w:lang w:val="en-US" w:eastAsia="zh-CN"/>
        </w:rPr>
        <w:t xml:space="preserve">         </w:t>
      </w:r>
      <w:r>
        <w:rPr>
          <w:rFonts w:hint="eastAsia" w:asciiTheme="minorEastAsia" w:hAnsiTheme="minorEastAsia" w:eastAsiaTheme="minorEastAsia"/>
          <w:b w:val="0"/>
          <w:bCs w:val="0"/>
          <w:sz w:val="24"/>
          <w:szCs w:val="24"/>
          <w:u w:val="none"/>
          <w:lang w:val="en-US" w:eastAsia="zh-CN"/>
        </w:rPr>
        <w:t>顺序号</w:t>
      </w:r>
    </w:p>
    <w:p w14:paraId="4186F503">
      <w:pPr>
        <w:keepNext w:val="0"/>
        <w:keepLines w:val="0"/>
        <w:pageBreakBefore w:val="0"/>
        <w:widowControl w:val="0"/>
        <w:kinsoku/>
        <w:wordWrap/>
        <w:overflowPunct/>
        <w:topLinePunct w:val="0"/>
        <w:autoSpaceDE/>
        <w:autoSpaceDN/>
        <w:bidi w:val="0"/>
        <w:adjustRightInd/>
        <w:snapToGrid/>
        <w:spacing w:line="440" w:lineRule="atLeast"/>
        <w:ind w:left="0" w:leftChars="0" w:right="0" w:rightChars="0" w:firstLine="0" w:firstLineChars="0"/>
        <w:jc w:val="both"/>
        <w:textAlignment w:val="auto"/>
        <w:outlineLvl w:val="9"/>
        <w:rPr>
          <w:rFonts w:hint="eastAsia" w:asciiTheme="minorEastAsia" w:hAnsiTheme="minorEastAsia" w:eastAsiaTheme="minorEastAsia"/>
          <w:b w:val="0"/>
          <w:bCs w:val="0"/>
          <w:sz w:val="24"/>
          <w:szCs w:val="24"/>
          <w:u w:val="none"/>
          <w:lang w:val="en-US" w:eastAsia="zh-CN"/>
        </w:rPr>
      </w:pPr>
      <w:r>
        <w:rPr>
          <w:rFonts w:hint="eastAsia" w:asciiTheme="minorEastAsia" w:hAnsiTheme="minorEastAsia" w:eastAsiaTheme="minorEastAsia"/>
          <w:b/>
          <w:bCs/>
          <w:sz w:val="24"/>
          <w:szCs w:val="24"/>
          <w:u w:val="none"/>
          <w:lang w:val="en-US" w:eastAsia="zh-CN"/>
        </w:rPr>
        <w:t xml:space="preserve">       |    |</w:t>
      </w:r>
      <w:r>
        <w:rPr>
          <w:rFonts w:hint="eastAsia" w:asciiTheme="minorEastAsia" w:hAnsiTheme="minorEastAsia" w:eastAsiaTheme="minorEastAsia"/>
          <w:b/>
          <w:bCs/>
          <w:sz w:val="24"/>
          <w:szCs w:val="24"/>
          <w:u w:val="thick"/>
          <w:lang w:val="en-US" w:eastAsia="zh-CN"/>
        </w:rPr>
        <w:t xml:space="preserve">               </w:t>
      </w:r>
      <w:r>
        <w:rPr>
          <w:rFonts w:hint="eastAsia" w:asciiTheme="minorEastAsia" w:hAnsiTheme="minorEastAsia" w:eastAsiaTheme="minorEastAsia"/>
          <w:b w:val="0"/>
          <w:bCs w:val="0"/>
          <w:sz w:val="24"/>
          <w:szCs w:val="24"/>
          <w:u w:val="none"/>
          <w:lang w:val="en-US" w:eastAsia="zh-CN"/>
        </w:rPr>
        <w:t xml:space="preserve">程序文件顺序号   </w:t>
      </w:r>
    </w:p>
    <w:p w14:paraId="40544EFF">
      <w:pPr>
        <w:keepNext w:val="0"/>
        <w:keepLines w:val="0"/>
        <w:pageBreakBefore w:val="0"/>
        <w:widowControl w:val="0"/>
        <w:kinsoku/>
        <w:wordWrap/>
        <w:overflowPunct/>
        <w:topLinePunct w:val="0"/>
        <w:autoSpaceDE/>
        <w:autoSpaceDN/>
        <w:bidi w:val="0"/>
        <w:adjustRightInd/>
        <w:snapToGrid/>
        <w:spacing w:line="440" w:lineRule="atLeast"/>
        <w:ind w:left="0" w:leftChars="0" w:right="0" w:rightChars="0" w:firstLine="720" w:firstLineChars="300"/>
        <w:jc w:val="both"/>
        <w:textAlignment w:val="auto"/>
        <w:outlineLvl w:val="9"/>
        <w:rPr>
          <w:rFonts w:hint="eastAsia" w:asciiTheme="minorEastAsia" w:hAnsiTheme="minorEastAsia" w:eastAsiaTheme="minorEastAsia"/>
          <w:b/>
          <w:bCs/>
          <w:sz w:val="24"/>
          <w:szCs w:val="24"/>
          <w:u w:val="none"/>
          <w:lang w:val="en-US" w:eastAsia="zh-CN"/>
        </w:rPr>
      </w:pPr>
      <w:r>
        <w:rPr>
          <w:rFonts w:hint="eastAsia" w:asciiTheme="minorEastAsia" w:hAnsiTheme="minorEastAsia" w:eastAsiaTheme="minorEastAsia"/>
          <w:b w:val="0"/>
          <w:bCs w:val="0"/>
          <w:sz w:val="24"/>
          <w:szCs w:val="24"/>
          <w:u w:val="none"/>
          <w:lang w:val="en-US" w:eastAsia="zh-CN"/>
        </w:rPr>
        <w:t xml:space="preserve"> </w:t>
      </w:r>
      <w:r>
        <w:rPr>
          <w:rFonts w:hint="eastAsia" w:asciiTheme="minorEastAsia" w:hAnsiTheme="minorEastAsia" w:eastAsiaTheme="minorEastAsia"/>
          <w:b/>
          <w:bCs/>
          <w:sz w:val="24"/>
          <w:szCs w:val="24"/>
          <w:u w:val="none"/>
          <w:lang w:val="en-US" w:eastAsia="zh-CN"/>
        </w:rPr>
        <w:t>|</w:t>
      </w:r>
      <w:r>
        <w:rPr>
          <w:rFonts w:hint="eastAsia" w:asciiTheme="minorEastAsia" w:hAnsiTheme="minorEastAsia" w:eastAsiaTheme="minorEastAsia"/>
          <w:b/>
          <w:bCs/>
          <w:sz w:val="24"/>
          <w:szCs w:val="24"/>
          <w:u w:val="thick"/>
          <w:lang w:val="en-US" w:eastAsia="zh-CN"/>
        </w:rPr>
        <w:t xml:space="preserve">                    </w:t>
      </w:r>
      <w:r>
        <w:rPr>
          <w:rFonts w:hint="eastAsia" w:asciiTheme="minorEastAsia" w:hAnsiTheme="minorEastAsia" w:eastAsiaTheme="minorEastAsia"/>
          <w:b w:val="0"/>
          <w:bCs w:val="0"/>
          <w:sz w:val="24"/>
          <w:szCs w:val="24"/>
          <w:u w:val="none"/>
          <w:lang w:val="en-US" w:eastAsia="zh-CN"/>
        </w:rPr>
        <w:t>记录表格</w:t>
      </w:r>
    </w:p>
    <w:p w14:paraId="2F6C087F">
      <w:pPr>
        <w:keepNext w:val="0"/>
        <w:keepLines w:val="0"/>
        <w:pageBreakBefore w:val="0"/>
        <w:widowControl w:val="0"/>
        <w:kinsoku/>
        <w:wordWrap/>
        <w:overflowPunct/>
        <w:topLinePunct w:val="0"/>
        <w:autoSpaceDE/>
        <w:autoSpaceDN/>
        <w:bidi w:val="0"/>
        <w:adjustRightInd/>
        <w:snapToGrid/>
        <w:spacing w:line="440" w:lineRule="atLeast"/>
        <w:ind w:right="0" w:rightChars="0"/>
        <w:textAlignment w:val="auto"/>
        <w:outlineLvl w:val="9"/>
        <w:rPr>
          <w:rFonts w:hint="eastAsia" w:asciiTheme="minorEastAsia" w:hAnsiTheme="minorEastAsia" w:eastAsiaTheme="minorEastAsia"/>
          <w:sz w:val="24"/>
          <w:szCs w:val="24"/>
          <w:lang w:val="en-US" w:eastAsia="zh-CN"/>
        </w:rPr>
      </w:pPr>
    </w:p>
    <w:p w14:paraId="19710B3C">
      <w:pPr>
        <w:pStyle w:val="9"/>
        <w:keepNext w:val="0"/>
        <w:keepLines w:val="0"/>
        <w:pageBreakBefore w:val="0"/>
        <w:widowControl w:val="0"/>
        <w:numPr>
          <w:ilvl w:val="0"/>
          <w:numId w:val="0"/>
        </w:numPr>
        <w:kinsoku/>
        <w:wordWrap/>
        <w:overflowPunct/>
        <w:topLinePunct w:val="0"/>
        <w:autoSpaceDE/>
        <w:autoSpaceDN/>
        <w:bidi w:val="0"/>
        <w:adjustRightInd/>
        <w:snapToGrid/>
        <w:spacing w:line="440" w:lineRule="atLeast"/>
        <w:ind w:right="0" w:rightChars="0"/>
        <w:textAlignment w:val="auto"/>
        <w:outlineLvl w:val="0"/>
        <w:rPr>
          <w:rFonts w:asciiTheme="minorEastAsia" w:hAnsiTheme="minorEastAsia" w:eastAsiaTheme="minorEastAsia"/>
          <w:sz w:val="24"/>
          <w:szCs w:val="24"/>
        </w:rPr>
      </w:pPr>
      <w:r>
        <w:rPr>
          <w:rFonts w:hint="eastAsia" w:asciiTheme="minorEastAsia" w:hAnsiTheme="minorEastAsia" w:eastAsiaTheme="minorEastAsia"/>
          <w:sz w:val="24"/>
          <w:szCs w:val="24"/>
          <w:lang w:val="en-US" w:eastAsia="zh-CN"/>
        </w:rPr>
        <w:t xml:space="preserve">2. </w:t>
      </w:r>
      <w:r>
        <w:rPr>
          <w:rFonts w:hint="eastAsia" w:asciiTheme="minorEastAsia" w:hAnsiTheme="minorEastAsia" w:eastAsiaTheme="minorEastAsia"/>
          <w:sz w:val="24"/>
          <w:szCs w:val="24"/>
        </w:rPr>
        <w:t>管理体系文件标识规定</w:t>
      </w:r>
    </w:p>
    <w:p w14:paraId="7D3B57B5">
      <w:pPr>
        <w:keepNext w:val="0"/>
        <w:keepLines w:val="0"/>
        <w:pageBreakBefore w:val="0"/>
        <w:widowControl w:val="0"/>
        <w:kinsoku/>
        <w:wordWrap/>
        <w:overflowPunct/>
        <w:topLinePunct w:val="0"/>
        <w:autoSpaceDE/>
        <w:autoSpaceDN/>
        <w:bidi w:val="0"/>
        <w:adjustRightInd/>
        <w:snapToGrid/>
        <w:spacing w:line="440" w:lineRule="atLeast"/>
        <w:ind w:left="560" w:right="0" w:rightChars="0" w:hanging="480" w:hangingChars="200"/>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lang w:val="en-US" w:eastAsia="zh-CN"/>
        </w:rPr>
        <w:t>2</w:t>
      </w:r>
      <w:r>
        <w:rPr>
          <w:rFonts w:hint="eastAsia" w:asciiTheme="minorEastAsia" w:hAnsiTheme="minorEastAsia" w:eastAsiaTheme="minorEastAsia"/>
          <w:sz w:val="24"/>
          <w:szCs w:val="24"/>
        </w:rPr>
        <w:t>.1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本公司内部管理体系文件，在发放前应在文件封面盖“受控”标识章，并标</w:t>
      </w:r>
      <w:r>
        <w:rPr>
          <w:rFonts w:hint="eastAsia" w:asciiTheme="minorEastAsia" w:hAnsiTheme="minorEastAsia" w:eastAsiaTheme="minorEastAsia"/>
          <w:sz w:val="24"/>
          <w:szCs w:val="24"/>
          <w:lang w:val="en-US" w:eastAsia="zh-CN"/>
        </w:rPr>
        <w:t>注</w:t>
      </w:r>
      <w:r>
        <w:rPr>
          <w:rFonts w:hint="eastAsia" w:asciiTheme="minorEastAsia" w:hAnsiTheme="minorEastAsia" w:eastAsiaTheme="minorEastAsia"/>
          <w:sz w:val="24"/>
          <w:szCs w:val="24"/>
        </w:rPr>
        <w:t>日期以及</w:t>
      </w:r>
      <w:r>
        <w:rPr>
          <w:rFonts w:hint="eastAsia" w:asciiTheme="minorEastAsia" w:hAnsiTheme="minorEastAsia" w:eastAsiaTheme="minorEastAsia"/>
          <w:sz w:val="24"/>
          <w:szCs w:val="24"/>
          <w:lang w:val="en-US" w:eastAsia="zh-CN"/>
        </w:rPr>
        <w:t>本</w:t>
      </w:r>
      <w:r>
        <w:rPr>
          <w:rFonts w:hint="eastAsia" w:asciiTheme="minorEastAsia" w:hAnsiTheme="minorEastAsia" w:eastAsiaTheme="minorEastAsia"/>
          <w:sz w:val="24"/>
          <w:szCs w:val="24"/>
        </w:rPr>
        <w:t>公司的名称。</w:t>
      </w:r>
    </w:p>
    <w:p w14:paraId="0E801308">
      <w:pPr>
        <w:keepNext w:val="0"/>
        <w:keepLines w:val="0"/>
        <w:pageBreakBefore w:val="0"/>
        <w:widowControl w:val="0"/>
        <w:kinsoku/>
        <w:wordWrap/>
        <w:overflowPunct/>
        <w:topLinePunct w:val="0"/>
        <w:autoSpaceDE/>
        <w:autoSpaceDN/>
        <w:bidi w:val="0"/>
        <w:adjustRightInd/>
        <w:snapToGrid/>
        <w:spacing w:line="440" w:lineRule="atLeast"/>
        <w:ind w:left="560" w:right="0" w:rightChars="0" w:hanging="480" w:hangingChars="200"/>
        <w:textAlignment w:val="auto"/>
        <w:outlineLvl w:val="9"/>
        <w:rPr>
          <w:rFonts w:asciiTheme="minorEastAsia" w:hAnsiTheme="minorEastAsia" w:eastAsiaTheme="minorEastAsia"/>
          <w:sz w:val="28"/>
          <w:szCs w:val="28"/>
        </w:rPr>
      </w:pP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 xml:space="preserve">受控章形式如下：   </w:t>
      </w:r>
      <w:r>
        <w:rPr>
          <w:rFonts w:hint="eastAsia" w:asciiTheme="minorEastAsia" w:hAnsiTheme="minorEastAsia" w:eastAsiaTheme="minorEastAsia"/>
          <w:sz w:val="28"/>
          <w:szCs w:val="28"/>
        </w:rPr>
        <w:t xml:space="preserve">     </w:t>
      </w:r>
    </w:p>
    <w:p w14:paraId="7D2B7D54">
      <w:pPr>
        <w:keepNext w:val="0"/>
        <w:keepLines w:val="0"/>
        <w:pageBreakBefore w:val="0"/>
        <w:widowControl w:val="0"/>
        <w:kinsoku/>
        <w:wordWrap/>
        <w:overflowPunct/>
        <w:topLinePunct w:val="0"/>
        <w:autoSpaceDE/>
        <w:autoSpaceDN/>
        <w:bidi w:val="0"/>
        <w:adjustRightInd/>
        <w:spacing w:line="440" w:lineRule="atLeast"/>
        <w:textAlignment w:val="auto"/>
        <w:rPr>
          <w:rFonts w:hint="eastAsia" w:ascii="宋体" w:hAnsi="宋体"/>
          <w:bCs/>
          <w:color w:val="000000"/>
          <w:sz w:val="24"/>
        </w:rPr>
      </w:pPr>
    </w:p>
    <w:tbl>
      <w:tblPr>
        <w:tblStyle w:val="5"/>
        <w:tblW w:w="4680" w:type="dxa"/>
        <w:tblInd w:w="22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tblGrid>
      <w:tr w14:paraId="3B3D4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0" w:hRule="atLeast"/>
        </w:trPr>
        <w:tc>
          <w:tcPr>
            <w:tcW w:w="4680" w:type="dxa"/>
          </w:tcPr>
          <w:p w14:paraId="2A4190EF">
            <w:pPr>
              <w:keepNext w:val="0"/>
              <w:keepLines w:val="0"/>
              <w:pageBreakBefore w:val="0"/>
              <w:widowControl w:val="0"/>
              <w:kinsoku/>
              <w:wordWrap/>
              <w:overflowPunct/>
              <w:topLinePunct w:val="0"/>
              <w:autoSpaceDE/>
              <w:autoSpaceDN/>
              <w:bidi w:val="0"/>
              <w:adjustRightInd/>
              <w:spacing w:line="440" w:lineRule="atLeast"/>
              <w:ind w:left="8083" w:hanging="8082" w:hangingChars="1837"/>
              <w:jc w:val="center"/>
              <w:textAlignment w:val="auto"/>
              <w:rPr>
                <w:rFonts w:hint="eastAsia" w:ascii="宋体" w:hAnsi="宋体"/>
                <w:bCs/>
                <w:color w:val="000000"/>
                <w:sz w:val="44"/>
                <w:szCs w:val="44"/>
              </w:rPr>
            </w:pPr>
            <w:r>
              <w:rPr>
                <w:rFonts w:hint="eastAsia" w:ascii="宋体" w:hAnsi="宋体"/>
                <w:bCs/>
                <w:color w:val="000000"/>
                <w:sz w:val="44"/>
                <w:szCs w:val="44"/>
              </w:rPr>
              <w:t>受控</w:t>
            </w:r>
          </w:p>
          <w:tbl>
            <w:tblPr>
              <w:tblStyle w:val="5"/>
              <w:tblW w:w="3060" w:type="dxa"/>
              <w:tblInd w:w="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60"/>
            </w:tblGrid>
            <w:tr w14:paraId="67F3D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trPr>
              <w:tc>
                <w:tcPr>
                  <w:tcW w:w="3060" w:type="dxa"/>
                </w:tcPr>
                <w:p w14:paraId="2589FE27">
                  <w:pPr>
                    <w:keepNext w:val="0"/>
                    <w:keepLines w:val="0"/>
                    <w:pageBreakBefore w:val="0"/>
                    <w:widowControl w:val="0"/>
                    <w:kinsoku/>
                    <w:wordWrap/>
                    <w:overflowPunct/>
                    <w:topLinePunct w:val="0"/>
                    <w:autoSpaceDE/>
                    <w:autoSpaceDN/>
                    <w:bidi w:val="0"/>
                    <w:adjustRightInd/>
                    <w:spacing w:line="440" w:lineRule="atLeast"/>
                    <w:ind w:left="8083" w:hanging="8082" w:hangingChars="1837"/>
                    <w:jc w:val="center"/>
                    <w:textAlignment w:val="auto"/>
                    <w:rPr>
                      <w:rFonts w:hint="eastAsia" w:ascii="宋体" w:hAnsi="宋体"/>
                      <w:color w:val="000000"/>
                      <w:sz w:val="44"/>
                      <w:szCs w:val="44"/>
                    </w:rPr>
                  </w:pPr>
                  <w:r>
                    <w:rPr>
                      <w:rFonts w:hint="eastAsia" w:ascii="宋体" w:hAnsi="宋体"/>
                      <w:color w:val="000000"/>
                      <w:sz w:val="44"/>
                      <w:szCs w:val="44"/>
                      <w:lang w:eastAsia="zh-CN"/>
                    </w:rPr>
                    <w:t>2022</w:t>
                  </w:r>
                  <w:r>
                    <w:rPr>
                      <w:rFonts w:hint="eastAsia" w:ascii="宋体" w:hAnsi="宋体"/>
                      <w:color w:val="000000"/>
                      <w:sz w:val="44"/>
                      <w:szCs w:val="44"/>
                    </w:rPr>
                    <w:t>-01-01</w:t>
                  </w:r>
                </w:p>
              </w:tc>
            </w:tr>
          </w:tbl>
          <w:p w14:paraId="416CD0E9">
            <w:pPr>
              <w:keepNext w:val="0"/>
              <w:keepLines w:val="0"/>
              <w:pageBreakBefore w:val="0"/>
              <w:widowControl w:val="0"/>
              <w:kinsoku/>
              <w:wordWrap/>
              <w:overflowPunct/>
              <w:topLinePunct w:val="0"/>
              <w:autoSpaceDE/>
              <w:autoSpaceDN/>
              <w:bidi w:val="0"/>
              <w:adjustRightInd/>
              <w:spacing w:line="440" w:lineRule="atLeast"/>
              <w:jc w:val="center"/>
              <w:textAlignment w:val="auto"/>
              <w:rPr>
                <w:rFonts w:hint="eastAsia" w:ascii="宋体" w:hAnsi="宋体"/>
                <w:color w:val="000000"/>
                <w:sz w:val="24"/>
              </w:rPr>
            </w:pPr>
            <w:r>
              <w:rPr>
                <w:rFonts w:hint="eastAsia" w:ascii="宋体" w:hAnsi="宋体"/>
                <w:color w:val="000000"/>
                <w:sz w:val="24"/>
              </w:rPr>
              <w:t>新疆中和鉴珠宝玉石质量检测研究所</w:t>
            </w:r>
          </w:p>
          <w:p w14:paraId="44446C8A">
            <w:pPr>
              <w:keepNext w:val="0"/>
              <w:keepLines w:val="0"/>
              <w:pageBreakBefore w:val="0"/>
              <w:widowControl w:val="0"/>
              <w:kinsoku/>
              <w:wordWrap/>
              <w:overflowPunct/>
              <w:topLinePunct w:val="0"/>
              <w:autoSpaceDE/>
              <w:autoSpaceDN/>
              <w:bidi w:val="0"/>
              <w:adjustRightInd/>
              <w:spacing w:line="440" w:lineRule="atLeast"/>
              <w:jc w:val="center"/>
              <w:textAlignment w:val="auto"/>
              <w:rPr>
                <w:rFonts w:hint="eastAsia" w:ascii="宋体" w:hAnsi="宋体"/>
                <w:color w:val="000000"/>
                <w:sz w:val="32"/>
                <w:szCs w:val="32"/>
              </w:rPr>
            </w:pPr>
            <w:r>
              <w:rPr>
                <w:rFonts w:hint="eastAsia" w:ascii="宋体" w:hAnsi="宋体"/>
                <w:color w:val="000000"/>
                <w:sz w:val="24"/>
              </w:rPr>
              <w:t>（有限公司）</w:t>
            </w:r>
          </w:p>
        </w:tc>
      </w:tr>
    </w:tbl>
    <w:p w14:paraId="4811CD0E">
      <w:pPr>
        <w:keepNext w:val="0"/>
        <w:keepLines w:val="0"/>
        <w:pageBreakBefore w:val="0"/>
        <w:widowControl w:val="0"/>
        <w:kinsoku/>
        <w:wordWrap/>
        <w:overflowPunct/>
        <w:topLinePunct w:val="0"/>
        <w:autoSpaceDE/>
        <w:autoSpaceDN/>
        <w:bidi w:val="0"/>
        <w:adjustRightInd/>
        <w:snapToGrid/>
        <w:spacing w:line="440" w:lineRule="atLeast"/>
        <w:ind w:left="560" w:right="0" w:rightChars="0" w:hanging="480" w:hangingChars="200"/>
        <w:textAlignment w:val="auto"/>
        <w:outlineLvl w:val="9"/>
        <w:rPr>
          <w:rFonts w:hint="eastAsia" w:asciiTheme="minorEastAsia" w:hAnsiTheme="minorEastAsia" w:eastAsiaTheme="minorEastAsia"/>
          <w:sz w:val="24"/>
          <w:szCs w:val="24"/>
        </w:rPr>
      </w:pPr>
    </w:p>
    <w:p w14:paraId="1CD48A84">
      <w:pPr>
        <w:keepNext w:val="0"/>
        <w:keepLines w:val="0"/>
        <w:pageBreakBefore w:val="0"/>
        <w:widowControl w:val="0"/>
        <w:kinsoku/>
        <w:wordWrap/>
        <w:overflowPunct/>
        <w:topLinePunct w:val="0"/>
        <w:autoSpaceDE/>
        <w:autoSpaceDN/>
        <w:bidi w:val="0"/>
        <w:adjustRightInd/>
        <w:snapToGrid/>
        <w:spacing w:line="440" w:lineRule="atLeast"/>
        <w:ind w:left="560" w:right="0" w:rightChars="0" w:hanging="480" w:hangingChars="200"/>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lang w:val="en-US" w:eastAsia="zh-CN"/>
        </w:rPr>
        <w:t>2</w:t>
      </w:r>
      <w:r>
        <w:rPr>
          <w:rFonts w:hint="eastAsia" w:asciiTheme="minorEastAsia" w:hAnsiTheme="minorEastAsia" w:eastAsiaTheme="minorEastAsia"/>
          <w:sz w:val="24"/>
          <w:szCs w:val="24"/>
        </w:rPr>
        <w:t>.2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外来文件经实验室主任识别确认后，须分发时，在封面盖“受控文件”并编发放编号。“非受控”文件不进行标识。</w:t>
      </w:r>
    </w:p>
    <w:p w14:paraId="3D9BBAB4">
      <w:pPr>
        <w:keepNext w:val="0"/>
        <w:keepLines w:val="0"/>
        <w:pageBreakBefore w:val="0"/>
        <w:widowControl w:val="0"/>
        <w:kinsoku/>
        <w:wordWrap/>
        <w:overflowPunct/>
        <w:topLinePunct w:val="0"/>
        <w:autoSpaceDE/>
        <w:autoSpaceDN/>
        <w:bidi w:val="0"/>
        <w:adjustRightInd/>
        <w:snapToGrid/>
        <w:spacing w:line="440" w:lineRule="atLeast"/>
        <w:ind w:left="560" w:right="0" w:rightChars="0" w:hanging="480" w:hangingChars="200"/>
        <w:textAlignment w:val="auto"/>
        <w:outlineLvl w:val="9"/>
        <w:rPr>
          <w:rFonts w:hint="eastAsia" w:asciiTheme="minorEastAsia" w:hAnsiTheme="minorEastAsia" w:eastAsiaTheme="minorEastAsia"/>
          <w:sz w:val="24"/>
          <w:szCs w:val="24"/>
        </w:rPr>
      </w:pPr>
      <w:r>
        <w:rPr>
          <w:rFonts w:hint="eastAsia" w:asciiTheme="minorEastAsia" w:hAnsiTheme="minorEastAsia" w:eastAsiaTheme="minorEastAsia"/>
          <w:sz w:val="24"/>
          <w:szCs w:val="24"/>
          <w:lang w:val="en-US" w:eastAsia="zh-CN"/>
        </w:rPr>
        <w:t>2</w:t>
      </w:r>
      <w:r>
        <w:rPr>
          <w:rFonts w:hint="eastAsia" w:asciiTheme="minorEastAsia" w:hAnsiTheme="minorEastAsia" w:eastAsiaTheme="minorEastAsia"/>
          <w:sz w:val="24"/>
          <w:szCs w:val="24"/>
        </w:rPr>
        <w:t>.3</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文件识别应有唯一性标识，包括文件编码、发布日期、实施日期、页码、总页数、发布</w:t>
      </w:r>
      <w:r>
        <w:rPr>
          <w:rFonts w:hint="eastAsia" w:asciiTheme="minorEastAsia" w:hAnsiTheme="minorEastAsia" w:eastAsiaTheme="minorEastAsia"/>
          <w:sz w:val="24"/>
          <w:szCs w:val="24"/>
          <w:lang w:val="en-US" w:eastAsia="zh-CN"/>
        </w:rPr>
        <w:t>部门、受控状态</w:t>
      </w:r>
      <w:r>
        <w:rPr>
          <w:rFonts w:hint="eastAsia" w:asciiTheme="minorEastAsia" w:hAnsiTheme="minorEastAsia" w:eastAsiaTheme="minorEastAsia"/>
          <w:sz w:val="24"/>
          <w:szCs w:val="24"/>
        </w:rPr>
        <w:t>等。</w:t>
      </w:r>
    </w:p>
    <w:p w14:paraId="07A7F6F6">
      <w:pPr>
        <w:keepNext w:val="0"/>
        <w:keepLines w:val="0"/>
        <w:pageBreakBefore w:val="0"/>
        <w:widowControl w:val="0"/>
        <w:kinsoku/>
        <w:wordWrap/>
        <w:overflowPunct/>
        <w:topLinePunct w:val="0"/>
        <w:autoSpaceDE/>
        <w:autoSpaceDN/>
        <w:bidi w:val="0"/>
        <w:adjustRightInd/>
        <w:spacing w:line="440" w:lineRule="atLeast"/>
        <w:textAlignment w:val="auto"/>
        <w:outlineLvl w:val="0"/>
        <w:rPr>
          <w:rFonts w:hint="eastAsia" w:ascii="宋体" w:hAnsi="宋体"/>
          <w:color w:val="auto"/>
          <w:sz w:val="24"/>
        </w:rPr>
      </w:pPr>
      <w:r>
        <w:rPr>
          <w:rFonts w:hint="eastAsia" w:ascii="宋体" w:hAnsi="宋体"/>
          <w:b/>
          <w:color w:val="auto"/>
          <w:sz w:val="24"/>
        </w:rPr>
        <w:t>3. 管理体系文件</w:t>
      </w:r>
      <w:r>
        <w:rPr>
          <w:rFonts w:hint="eastAsia" w:ascii="宋体" w:hAnsi="宋体"/>
          <w:b/>
          <w:bCs/>
          <w:color w:val="auto"/>
          <w:sz w:val="24"/>
          <w:szCs w:val="21"/>
        </w:rPr>
        <w:t>版本状态标识</w:t>
      </w:r>
    </w:p>
    <w:p w14:paraId="335F9BF5">
      <w:pPr>
        <w:keepNext w:val="0"/>
        <w:keepLines w:val="0"/>
        <w:pageBreakBefore w:val="0"/>
        <w:widowControl w:val="0"/>
        <w:kinsoku/>
        <w:wordWrap/>
        <w:overflowPunct/>
        <w:topLinePunct w:val="0"/>
        <w:autoSpaceDE/>
        <w:autoSpaceDN/>
        <w:bidi w:val="0"/>
        <w:adjustRightInd/>
        <w:spacing w:line="440" w:lineRule="atLeast"/>
        <w:ind w:left="480" w:hanging="482" w:hangingChars="200"/>
        <w:textAlignment w:val="auto"/>
        <w:rPr>
          <w:rFonts w:hint="eastAsia" w:ascii="宋体" w:hAnsi="宋体"/>
          <w:color w:val="auto"/>
          <w:sz w:val="24"/>
          <w:szCs w:val="21"/>
        </w:rPr>
      </w:pPr>
      <w:r>
        <w:rPr>
          <w:rFonts w:hint="eastAsia" w:ascii="宋体" w:hAnsi="宋体"/>
          <w:b/>
          <w:color w:val="auto"/>
          <w:sz w:val="24"/>
          <w:szCs w:val="21"/>
        </w:rPr>
        <w:t>3.1</w:t>
      </w:r>
      <w:r>
        <w:rPr>
          <w:rFonts w:hint="eastAsia" w:ascii="宋体" w:hAnsi="宋体"/>
          <w:color w:val="auto"/>
          <w:sz w:val="24"/>
          <w:szCs w:val="21"/>
        </w:rPr>
        <w:t xml:space="preserve"> 质量手册首次制订 版本：</w:t>
      </w:r>
      <w:r>
        <w:rPr>
          <w:rFonts w:hint="eastAsia" w:ascii="宋体" w:hAnsi="宋体"/>
          <w:color w:val="auto"/>
          <w:sz w:val="24"/>
          <w:szCs w:val="21"/>
          <w:lang w:eastAsia="zh-CN"/>
        </w:rPr>
        <w:t>第一版</w:t>
      </w:r>
      <w:r>
        <w:rPr>
          <w:rFonts w:hint="eastAsia" w:ascii="宋体" w:hAnsi="宋体"/>
          <w:color w:val="auto"/>
          <w:sz w:val="24"/>
          <w:szCs w:val="21"/>
        </w:rPr>
        <w:t>，版次：01，当修订次数超过第</w:t>
      </w:r>
      <w:r>
        <w:rPr>
          <w:rFonts w:ascii="宋体" w:hAnsi="宋体"/>
          <w:color w:val="auto"/>
          <w:sz w:val="24"/>
          <w:szCs w:val="21"/>
        </w:rPr>
        <w:t>10</w:t>
      </w:r>
      <w:r>
        <w:rPr>
          <w:rFonts w:hint="eastAsia" w:ascii="宋体" w:hAnsi="宋体"/>
          <w:color w:val="auto"/>
          <w:sz w:val="24"/>
          <w:szCs w:val="21"/>
        </w:rPr>
        <w:t>次时，版本升级为</w:t>
      </w:r>
      <w:r>
        <w:rPr>
          <w:rFonts w:hint="eastAsia" w:ascii="宋体" w:hAnsi="宋体"/>
          <w:color w:val="auto"/>
          <w:sz w:val="24"/>
          <w:szCs w:val="21"/>
          <w:lang w:eastAsia="zh-CN"/>
        </w:rPr>
        <w:t>第二</w:t>
      </w:r>
      <w:r>
        <w:rPr>
          <w:rFonts w:hint="eastAsia" w:ascii="宋体" w:hAnsi="宋体"/>
          <w:color w:val="auto"/>
          <w:sz w:val="24"/>
          <w:szCs w:val="21"/>
        </w:rPr>
        <w:t>版本，版次01，依此类推；</w:t>
      </w:r>
    </w:p>
    <w:p w14:paraId="15F71D49">
      <w:pPr>
        <w:keepNext w:val="0"/>
        <w:keepLines w:val="0"/>
        <w:pageBreakBefore w:val="0"/>
        <w:widowControl w:val="0"/>
        <w:kinsoku/>
        <w:wordWrap/>
        <w:overflowPunct/>
        <w:topLinePunct w:val="0"/>
        <w:autoSpaceDE/>
        <w:autoSpaceDN/>
        <w:bidi w:val="0"/>
        <w:adjustRightInd/>
        <w:spacing w:line="440" w:lineRule="atLeast"/>
        <w:ind w:left="480" w:hanging="482" w:hangingChars="200"/>
        <w:textAlignment w:val="auto"/>
        <w:rPr>
          <w:rFonts w:hint="eastAsia" w:ascii="宋体" w:hAnsi="宋体"/>
          <w:color w:val="auto"/>
          <w:sz w:val="24"/>
          <w:szCs w:val="21"/>
        </w:rPr>
      </w:pPr>
      <w:r>
        <w:rPr>
          <w:rFonts w:hint="eastAsia" w:ascii="宋体" w:hAnsi="宋体"/>
          <w:b/>
          <w:color w:val="auto"/>
          <w:sz w:val="24"/>
          <w:szCs w:val="21"/>
        </w:rPr>
        <w:t xml:space="preserve">3.2 </w:t>
      </w:r>
      <w:r>
        <w:rPr>
          <w:rFonts w:hint="eastAsia" w:ascii="宋体" w:hAnsi="宋体"/>
          <w:color w:val="auto"/>
          <w:sz w:val="24"/>
          <w:szCs w:val="21"/>
        </w:rPr>
        <w:t>程序文件首次制订 版本：</w:t>
      </w:r>
      <w:r>
        <w:rPr>
          <w:rFonts w:hint="eastAsia" w:ascii="宋体" w:hAnsi="宋体"/>
          <w:color w:val="auto"/>
          <w:sz w:val="24"/>
          <w:szCs w:val="21"/>
          <w:lang w:eastAsia="zh-CN"/>
        </w:rPr>
        <w:t>第一版</w:t>
      </w:r>
      <w:r>
        <w:rPr>
          <w:rFonts w:hint="eastAsia" w:ascii="宋体" w:hAnsi="宋体"/>
          <w:color w:val="auto"/>
          <w:sz w:val="24"/>
          <w:szCs w:val="21"/>
        </w:rPr>
        <w:t>，版次：01，当修订次数超过第</w:t>
      </w:r>
      <w:r>
        <w:rPr>
          <w:rFonts w:ascii="宋体" w:hAnsi="宋体"/>
          <w:color w:val="auto"/>
          <w:sz w:val="24"/>
          <w:szCs w:val="21"/>
        </w:rPr>
        <w:t>10</w:t>
      </w:r>
      <w:r>
        <w:rPr>
          <w:rFonts w:hint="eastAsia" w:ascii="宋体" w:hAnsi="宋体"/>
          <w:color w:val="auto"/>
          <w:sz w:val="24"/>
          <w:szCs w:val="21"/>
        </w:rPr>
        <w:t>次时，版本升级为</w:t>
      </w:r>
      <w:r>
        <w:rPr>
          <w:rFonts w:hint="eastAsia" w:ascii="宋体" w:hAnsi="宋体"/>
          <w:color w:val="auto"/>
          <w:sz w:val="24"/>
          <w:szCs w:val="21"/>
          <w:lang w:eastAsia="zh-CN"/>
        </w:rPr>
        <w:t>第二</w:t>
      </w:r>
      <w:r>
        <w:rPr>
          <w:rFonts w:hint="eastAsia" w:ascii="宋体" w:hAnsi="宋体"/>
          <w:color w:val="auto"/>
          <w:sz w:val="24"/>
          <w:szCs w:val="21"/>
        </w:rPr>
        <w:t>版本，版次01，依此类推；</w:t>
      </w:r>
    </w:p>
    <w:p w14:paraId="30FEEE8D">
      <w:pPr>
        <w:keepNext w:val="0"/>
        <w:keepLines w:val="0"/>
        <w:pageBreakBefore w:val="0"/>
        <w:widowControl w:val="0"/>
        <w:kinsoku/>
        <w:wordWrap/>
        <w:overflowPunct/>
        <w:topLinePunct w:val="0"/>
        <w:autoSpaceDE/>
        <w:autoSpaceDN/>
        <w:bidi w:val="0"/>
        <w:adjustRightInd/>
        <w:spacing w:line="440" w:lineRule="atLeast"/>
        <w:ind w:left="480" w:hanging="482" w:hangingChars="200"/>
        <w:textAlignment w:val="auto"/>
        <w:rPr>
          <w:rFonts w:hint="eastAsia" w:ascii="宋体" w:hAnsi="宋体"/>
          <w:color w:val="auto"/>
          <w:sz w:val="24"/>
          <w:szCs w:val="21"/>
        </w:rPr>
      </w:pPr>
      <w:r>
        <w:rPr>
          <w:rFonts w:hint="eastAsia" w:ascii="宋体" w:hAnsi="宋体"/>
          <w:b/>
          <w:color w:val="auto"/>
          <w:sz w:val="24"/>
          <w:szCs w:val="21"/>
        </w:rPr>
        <w:t xml:space="preserve">3.3 </w:t>
      </w:r>
      <w:r>
        <w:rPr>
          <w:rFonts w:hint="eastAsia" w:ascii="宋体" w:hAnsi="宋体"/>
          <w:color w:val="auto"/>
          <w:sz w:val="24"/>
          <w:szCs w:val="21"/>
        </w:rPr>
        <w:t>作业指导书首次制订 版本：</w:t>
      </w:r>
      <w:r>
        <w:rPr>
          <w:rFonts w:hint="eastAsia" w:ascii="宋体" w:hAnsi="宋体"/>
          <w:color w:val="auto"/>
          <w:sz w:val="24"/>
          <w:szCs w:val="21"/>
          <w:lang w:eastAsia="zh-CN"/>
        </w:rPr>
        <w:t>第一版</w:t>
      </w:r>
      <w:r>
        <w:rPr>
          <w:rFonts w:hint="eastAsia" w:ascii="宋体" w:hAnsi="宋体"/>
          <w:color w:val="auto"/>
          <w:sz w:val="24"/>
          <w:szCs w:val="21"/>
        </w:rPr>
        <w:t>，版次：01，当修订次数超过第</w:t>
      </w:r>
      <w:r>
        <w:rPr>
          <w:rFonts w:ascii="宋体" w:hAnsi="宋体"/>
          <w:color w:val="auto"/>
          <w:sz w:val="24"/>
          <w:szCs w:val="21"/>
        </w:rPr>
        <w:t>10</w:t>
      </w:r>
      <w:r>
        <w:rPr>
          <w:rFonts w:hint="eastAsia" w:ascii="宋体" w:hAnsi="宋体"/>
          <w:color w:val="auto"/>
          <w:sz w:val="24"/>
          <w:szCs w:val="21"/>
        </w:rPr>
        <w:t>次时，版本升级为</w:t>
      </w:r>
      <w:r>
        <w:rPr>
          <w:rFonts w:hint="eastAsia" w:ascii="宋体" w:hAnsi="宋体"/>
          <w:color w:val="auto"/>
          <w:sz w:val="24"/>
          <w:szCs w:val="21"/>
          <w:lang w:eastAsia="zh-CN"/>
        </w:rPr>
        <w:t>第二</w:t>
      </w:r>
      <w:r>
        <w:rPr>
          <w:rFonts w:hint="eastAsia" w:ascii="宋体" w:hAnsi="宋体"/>
          <w:color w:val="auto"/>
          <w:sz w:val="24"/>
          <w:szCs w:val="21"/>
        </w:rPr>
        <w:t>版本，版次01，依此类推；</w:t>
      </w:r>
    </w:p>
    <w:p w14:paraId="620831DB">
      <w:pPr>
        <w:keepNext w:val="0"/>
        <w:keepLines w:val="0"/>
        <w:pageBreakBefore w:val="0"/>
        <w:widowControl w:val="0"/>
        <w:kinsoku/>
        <w:wordWrap/>
        <w:overflowPunct/>
        <w:topLinePunct w:val="0"/>
        <w:autoSpaceDE/>
        <w:autoSpaceDN/>
        <w:bidi w:val="0"/>
        <w:adjustRightInd/>
        <w:spacing w:line="440" w:lineRule="atLeast"/>
        <w:textAlignment w:val="auto"/>
        <w:rPr>
          <w:rFonts w:hint="eastAsia" w:ascii="宋体" w:hAnsi="宋体"/>
          <w:color w:val="auto"/>
          <w:sz w:val="24"/>
          <w:szCs w:val="21"/>
        </w:rPr>
      </w:pPr>
      <w:r>
        <w:rPr>
          <w:rFonts w:hint="eastAsia" w:ascii="宋体" w:hAnsi="宋体"/>
          <w:b/>
          <w:color w:val="auto"/>
          <w:sz w:val="24"/>
          <w:szCs w:val="21"/>
        </w:rPr>
        <w:t xml:space="preserve">3.4 </w:t>
      </w:r>
      <w:r>
        <w:rPr>
          <w:rFonts w:hint="eastAsia" w:ascii="宋体" w:hAnsi="宋体"/>
          <w:color w:val="auto"/>
          <w:sz w:val="24"/>
          <w:szCs w:val="21"/>
        </w:rPr>
        <w:t>记录格式首次制订为1/</w:t>
      </w:r>
      <w:r>
        <w:rPr>
          <w:rFonts w:ascii="宋体" w:hAnsi="宋体"/>
          <w:color w:val="auto"/>
          <w:sz w:val="24"/>
          <w:szCs w:val="21"/>
        </w:rPr>
        <w:t>0</w:t>
      </w:r>
      <w:r>
        <w:rPr>
          <w:rFonts w:hint="eastAsia" w:ascii="宋体" w:hAnsi="宋体"/>
          <w:color w:val="auto"/>
          <w:sz w:val="24"/>
          <w:szCs w:val="21"/>
        </w:rPr>
        <w:t>版，第1次修订后为1/</w:t>
      </w:r>
      <w:r>
        <w:rPr>
          <w:rFonts w:ascii="宋体" w:hAnsi="宋体"/>
          <w:color w:val="auto"/>
          <w:sz w:val="24"/>
          <w:szCs w:val="21"/>
        </w:rPr>
        <w:t>1</w:t>
      </w:r>
      <w:r>
        <w:rPr>
          <w:rFonts w:hint="eastAsia" w:ascii="宋体" w:hAnsi="宋体"/>
          <w:color w:val="auto"/>
          <w:sz w:val="24"/>
          <w:szCs w:val="21"/>
        </w:rPr>
        <w:t>版，此类推。</w:t>
      </w:r>
    </w:p>
    <w:p w14:paraId="1E9EC80D">
      <w:pPr>
        <w:keepNext w:val="0"/>
        <w:keepLines w:val="0"/>
        <w:pageBreakBefore w:val="0"/>
        <w:widowControl w:val="0"/>
        <w:kinsoku/>
        <w:wordWrap/>
        <w:overflowPunct/>
        <w:topLinePunct w:val="0"/>
        <w:autoSpaceDE/>
        <w:autoSpaceDN/>
        <w:bidi w:val="0"/>
        <w:adjustRightInd/>
        <w:spacing w:line="440" w:lineRule="atLeast"/>
        <w:ind w:firstLine="480" w:firstLineChars="200"/>
        <w:textAlignment w:val="auto"/>
        <w:rPr>
          <w:rFonts w:hint="eastAsia" w:ascii="宋体" w:hAnsi="宋体"/>
          <w:color w:val="auto"/>
          <w:sz w:val="24"/>
          <w:szCs w:val="21"/>
        </w:rPr>
      </w:pPr>
      <w:r>
        <w:rPr>
          <w:rFonts w:hint="eastAsia" w:ascii="宋体" w:hAnsi="宋体"/>
          <w:color w:val="auto"/>
          <w:sz w:val="24"/>
          <w:szCs w:val="21"/>
        </w:rPr>
        <w:t>外来文件不作版本状态标识，当有新版本文件发行时，旧版本文件按文件要求作废。</w:t>
      </w:r>
    </w:p>
    <w:p w14:paraId="05A9556E">
      <w:pPr>
        <w:keepNext w:val="0"/>
        <w:keepLines w:val="0"/>
        <w:pageBreakBefore w:val="0"/>
        <w:widowControl w:val="0"/>
        <w:kinsoku/>
        <w:wordWrap/>
        <w:overflowPunct/>
        <w:topLinePunct w:val="0"/>
        <w:autoSpaceDE/>
        <w:autoSpaceDN/>
        <w:bidi w:val="0"/>
        <w:adjustRightInd/>
        <w:spacing w:line="440" w:lineRule="atLeast"/>
        <w:textAlignment w:val="auto"/>
        <w:rPr>
          <w:rFonts w:hint="eastAsia"/>
        </w:rPr>
      </w:pPr>
    </w:p>
    <w:p w14:paraId="1462713E">
      <w:pPr>
        <w:keepNext w:val="0"/>
        <w:keepLines w:val="0"/>
        <w:pageBreakBefore w:val="0"/>
        <w:widowControl w:val="0"/>
        <w:kinsoku/>
        <w:wordWrap/>
        <w:overflowPunct/>
        <w:topLinePunct w:val="0"/>
        <w:autoSpaceDE/>
        <w:autoSpaceDN/>
        <w:bidi w:val="0"/>
        <w:adjustRightInd/>
        <w:snapToGrid/>
        <w:spacing w:line="440" w:lineRule="atLeast"/>
        <w:ind w:left="560" w:right="0" w:rightChars="0" w:hanging="480" w:hangingChars="200"/>
        <w:textAlignment w:val="auto"/>
        <w:outlineLvl w:val="9"/>
        <w:rPr>
          <w:rFonts w:hint="eastAsia" w:asciiTheme="minorEastAsia" w:hAnsiTheme="minorEastAsia" w:eastAsiaTheme="minorEastAsia"/>
          <w:sz w:val="24"/>
          <w:szCs w:val="24"/>
        </w:rPr>
      </w:pPr>
    </w:p>
    <w:sectPr>
      <w:pgSz w:w="11906" w:h="16838"/>
      <w:pgMar w:top="1984" w:right="1587" w:bottom="1417" w:left="1587" w:header="964" w:footer="907"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MingLiU">
    <w:altName w:val="PMingLiU-ExtB"/>
    <w:panose1 w:val="02020500000000000000"/>
    <w:charset w:val="88"/>
    <w:family w:val="auto"/>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B2F96E">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9AAA94">
                          <w:pPr>
                            <w:pStyle w:val="3"/>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r>
                            <w:rPr>
                              <w:rFonts w:hint="default" w:ascii="Times New Roman" w:hAnsi="Times New Roman" w:cs="Times New Roman"/>
                              <w:sz w:val="21"/>
                              <w:szCs w:val="21"/>
                            </w:rPr>
                            <w:t xml:space="preserve"> / </w:t>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NUMPAGES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9</w:t>
                          </w:r>
                          <w:r>
                            <w:rPr>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409AAA94">
                    <w:pPr>
                      <w:pStyle w:val="3"/>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r>
                      <w:rPr>
                        <w:rFonts w:hint="default" w:ascii="Times New Roman" w:hAnsi="Times New Roman" w:cs="Times New Roman"/>
                        <w:sz w:val="21"/>
                        <w:szCs w:val="21"/>
                      </w:rPr>
                      <w:t xml:space="preserve"> / </w:t>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NUMPAGES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9</w:t>
                    </w:r>
                    <w:r>
                      <w:rPr>
                        <w:rFonts w:hint="default" w:ascii="Times New Roman" w:hAnsi="Times New Roman" w:cs="Times New Roman"/>
                        <w:sz w:val="21"/>
                        <w:szCs w:val="21"/>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F240A">
    <w:pPr>
      <w:jc w:val="center"/>
      <w:rPr>
        <w:rFonts w:hint="eastAsia"/>
        <w:b/>
        <w:bCs/>
        <w:sz w:val="36"/>
        <w:szCs w:val="36"/>
        <w:lang w:val="en-US" w:eastAsia="zh-CN"/>
      </w:rPr>
    </w:pPr>
    <w:r>
      <w:rPr>
        <w:rFonts w:hint="eastAsia"/>
        <w:b/>
        <w:bCs/>
        <w:sz w:val="36"/>
        <w:szCs w:val="36"/>
        <w:lang w:val="en-US" w:eastAsia="zh-CN"/>
      </w:rPr>
      <w:t>文件控制程序</w:t>
    </w:r>
  </w:p>
  <w:p w14:paraId="25951366">
    <w:pPr>
      <w:pStyle w:val="4"/>
      <w:rPr>
        <w:strike w:val="0"/>
        <w:dstrike w:val="0"/>
        <w:u w:val="none"/>
      </w:rPr>
    </w:pPr>
    <w:r>
      <w:rPr>
        <w:rFonts w:hint="eastAsia" w:ascii="黑体" w:hAnsi="黑体" w:eastAsia="黑体" w:cs="黑体"/>
        <w:strike w:val="0"/>
        <w:dstrike w:val="0"/>
        <w:sz w:val="24"/>
        <w:u w:val="none"/>
      </w:rPr>
      <w:t xml:space="preserve">程序文件  </w:t>
    </w:r>
    <w:r>
      <w:rPr>
        <w:rFonts w:hint="eastAsia" w:ascii="黑体" w:hAnsi="黑体" w:eastAsia="黑体" w:cs="黑体"/>
        <w:strike w:val="0"/>
        <w:dstrike w:val="0"/>
        <w:sz w:val="24"/>
        <w:u w:val="none"/>
        <w:lang w:val="en-US" w:eastAsia="zh-CN"/>
      </w:rPr>
      <w:t xml:space="preserve">  </w:t>
    </w:r>
    <w:r>
      <w:rPr>
        <w:rFonts w:hint="eastAsia" w:ascii="黑体" w:hAnsi="黑体" w:eastAsia="黑体" w:cs="黑体"/>
        <w:strike w:val="0"/>
        <w:dstrike w:val="0"/>
        <w:sz w:val="24"/>
        <w:u w:val="none"/>
      </w:rPr>
      <w:t xml:space="preserve"> 编号：XZTC/CX-0</w:t>
    </w:r>
    <w:r>
      <w:rPr>
        <w:rFonts w:hint="eastAsia" w:ascii="黑体" w:hAnsi="黑体" w:eastAsia="黑体" w:cs="黑体"/>
        <w:strike w:val="0"/>
        <w:dstrike w:val="0"/>
        <w:sz w:val="24"/>
        <w:u w:val="none"/>
        <w:lang w:val="en-US" w:eastAsia="zh-CN"/>
      </w:rPr>
      <w:t>8</w:t>
    </w:r>
    <w:r>
      <w:rPr>
        <w:rFonts w:hint="eastAsia" w:ascii="黑体" w:hAnsi="黑体" w:eastAsia="黑体" w:cs="黑体"/>
        <w:strike w:val="0"/>
        <w:dstrike w:val="0"/>
        <w:sz w:val="24"/>
        <w:u w:val="none"/>
      </w:rPr>
      <w:t>-</w:t>
    </w:r>
    <w:r>
      <w:rPr>
        <w:rFonts w:hint="eastAsia" w:ascii="黑体" w:hAnsi="黑体" w:eastAsia="黑体" w:cs="黑体"/>
        <w:strike w:val="0"/>
        <w:dstrike w:val="0"/>
        <w:sz w:val="24"/>
        <w:u w:val="none"/>
        <w:lang w:eastAsia="zh-CN"/>
      </w:rPr>
      <w:t>2022</w:t>
    </w:r>
    <w:r>
      <w:rPr>
        <w:rFonts w:hint="eastAsia" w:ascii="黑体" w:hAnsi="黑体" w:eastAsia="黑体" w:cs="黑体"/>
        <w:strike w:val="0"/>
        <w:dstrike w:val="0"/>
        <w:sz w:val="24"/>
        <w:u w:val="none"/>
      </w:rPr>
      <w:t xml:space="preserve">          版本：</w:t>
    </w:r>
    <w:r>
      <w:rPr>
        <w:rFonts w:hint="eastAsia" w:ascii="黑体" w:hAnsi="黑体" w:eastAsia="黑体" w:cs="黑体"/>
        <w:strike w:val="0"/>
        <w:dstrike w:val="0"/>
        <w:sz w:val="24"/>
        <w:u w:val="none"/>
        <w:lang w:eastAsia="zh-CN"/>
      </w:rPr>
      <w:t>第3版 第0次修订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7E4D56"/>
    <w:multiLevelType w:val="multilevel"/>
    <w:tmpl w:val="627E4D5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陈建刚">
    <w15:presenceInfo w15:providerId="None" w15:userId="陈建刚"/>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trackRevisions w:val="1"/>
  <w:documentProtection w:enforcement="0"/>
  <w:defaultTabStop w:val="420"/>
  <w:drawingGridHorizontalSpacing w:val="210"/>
  <w:drawingGridVerticalSpacing w:val="156"/>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I2MzhjODE3MjE3YjUxM2FiN2NlYjkwOGExMjkzNmYifQ=="/>
  </w:docVars>
  <w:rsids>
    <w:rsidRoot w:val="00606F82"/>
    <w:rsid w:val="000F289A"/>
    <w:rsid w:val="002543B6"/>
    <w:rsid w:val="002C1DAD"/>
    <w:rsid w:val="00333FFA"/>
    <w:rsid w:val="003459FC"/>
    <w:rsid w:val="003875C3"/>
    <w:rsid w:val="003944E3"/>
    <w:rsid w:val="004E1B8E"/>
    <w:rsid w:val="004F04A5"/>
    <w:rsid w:val="00606F82"/>
    <w:rsid w:val="006C7C21"/>
    <w:rsid w:val="00735297"/>
    <w:rsid w:val="0077635E"/>
    <w:rsid w:val="00835E60"/>
    <w:rsid w:val="009225F1"/>
    <w:rsid w:val="009B08B1"/>
    <w:rsid w:val="00A04DAA"/>
    <w:rsid w:val="00A2342B"/>
    <w:rsid w:val="00A81ED1"/>
    <w:rsid w:val="00AC7B80"/>
    <w:rsid w:val="00BE7BA7"/>
    <w:rsid w:val="00BF17EB"/>
    <w:rsid w:val="00C202F3"/>
    <w:rsid w:val="00C46160"/>
    <w:rsid w:val="00CB13E6"/>
    <w:rsid w:val="00CB48D7"/>
    <w:rsid w:val="00E42B5B"/>
    <w:rsid w:val="00E448A4"/>
    <w:rsid w:val="00ED7B98"/>
    <w:rsid w:val="00FB53BB"/>
    <w:rsid w:val="00FC0B6D"/>
    <w:rsid w:val="02C10D55"/>
    <w:rsid w:val="0B574097"/>
    <w:rsid w:val="0E82477B"/>
    <w:rsid w:val="1109710E"/>
    <w:rsid w:val="11BF7E9A"/>
    <w:rsid w:val="1C6C4556"/>
    <w:rsid w:val="1C8546B8"/>
    <w:rsid w:val="20CE6DAB"/>
    <w:rsid w:val="22897A86"/>
    <w:rsid w:val="23641EC6"/>
    <w:rsid w:val="275F16A8"/>
    <w:rsid w:val="27F13652"/>
    <w:rsid w:val="3218082C"/>
    <w:rsid w:val="340B3D1E"/>
    <w:rsid w:val="36DF67F8"/>
    <w:rsid w:val="36E83B65"/>
    <w:rsid w:val="37AE3780"/>
    <w:rsid w:val="3A5C46DE"/>
    <w:rsid w:val="3DF311CB"/>
    <w:rsid w:val="3F651EA6"/>
    <w:rsid w:val="40266AEB"/>
    <w:rsid w:val="40B248DA"/>
    <w:rsid w:val="42560E22"/>
    <w:rsid w:val="46E75846"/>
    <w:rsid w:val="4CB62048"/>
    <w:rsid w:val="56364F01"/>
    <w:rsid w:val="5A280590"/>
    <w:rsid w:val="5E3003D3"/>
    <w:rsid w:val="5E517082"/>
    <w:rsid w:val="675F44EF"/>
    <w:rsid w:val="67C953C5"/>
    <w:rsid w:val="67D76810"/>
    <w:rsid w:val="776C5B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2"/>
    <w:basedOn w:val="1"/>
    <w:next w:val="1"/>
    <w:qFormat/>
    <w:uiPriority w:val="0"/>
    <w:pPr>
      <w:keepNext/>
      <w:jc w:val="center"/>
      <w:outlineLvl w:val="1"/>
    </w:pPr>
    <w:rPr>
      <w:rFonts w:ascii="宋体" w:hAnsi="宋体"/>
      <w:b/>
      <w:bCs/>
      <w:sz w:val="28"/>
      <w:szCs w:val="24"/>
    </w:rPr>
  </w:style>
  <w:style w:type="character" w:default="1" w:styleId="6">
    <w:name w:val="Default Paragraph Font"/>
    <w:unhideWhenUsed/>
    <w:qFormat/>
    <w:uiPriority w:val="1"/>
  </w:style>
  <w:style w:type="table" w:default="1" w:styleId="5">
    <w:name w:val="Normal Table"/>
    <w:unhideWhenUsed/>
    <w:qFormat/>
    <w:uiPriority w:val="99"/>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character" w:styleId="7">
    <w:name w:val="page number"/>
    <w:basedOn w:val="6"/>
    <w:qFormat/>
    <w:uiPriority w:val="0"/>
  </w:style>
  <w:style w:type="character" w:styleId="8">
    <w:name w:val="Hyperlink"/>
    <w:qFormat/>
    <w:uiPriority w:val="0"/>
    <w:rPr>
      <w:color w:val="0000FF"/>
      <w:u w:val="single"/>
    </w:rPr>
  </w:style>
  <w:style w:type="paragraph" w:customStyle="1" w:styleId="9">
    <w:name w:val="List Paragraph"/>
    <w:basedOn w:val="1"/>
    <w:qFormat/>
    <w:uiPriority w:val="34"/>
    <w:pPr>
      <w:ind w:firstLine="420" w:firstLineChars="200"/>
    </w:pPr>
  </w:style>
  <w:style w:type="paragraph" w:customStyle="1" w:styleId="10">
    <w:name w:val="P0"/>
    <w:basedOn w:val="1"/>
    <w:qFormat/>
    <w:uiPriority w:val="0"/>
    <w:pPr>
      <w:widowControl/>
      <w:overflowPunct w:val="0"/>
      <w:autoSpaceDE w:val="0"/>
      <w:autoSpaceDN w:val="0"/>
      <w:adjustRightInd w:val="0"/>
      <w:textAlignment w:val="baseline"/>
    </w:pPr>
    <w:rPr>
      <w:rFonts w:eastAsia="PMingLiU"/>
      <w:caps/>
      <w:color w:val="0000FF"/>
      <w:kern w:val="0"/>
      <w:sz w:val="20"/>
      <w:lang w:eastAsia="zh-TW"/>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FEB8D8F-9B55-4BD4-81BD-9254E0F830B1}">
  <ds:schemaRefs/>
</ds:datastoreItem>
</file>

<file path=docProps/app.xml><?xml version="1.0" encoding="utf-8"?>
<Properties xmlns="http://schemas.openxmlformats.org/officeDocument/2006/extended-properties" xmlns:vt="http://schemas.openxmlformats.org/officeDocument/2006/docPropsVTypes">
  <Template>Normal</Template>
  <Pages>8</Pages>
  <Words>3942</Words>
  <Characters>4482</Characters>
  <Lines>35</Lines>
  <Paragraphs>9</Paragraphs>
  <TotalTime>6</TotalTime>
  <ScaleCrop>false</ScaleCrop>
  <LinksUpToDate>false</LinksUpToDate>
  <CharactersWithSpaces>5321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2017-05-18T11:40:00Z</dcterms:created>
  <dc:creator>中和鉴</dc:creator>
  <cp:lastModifiedBy>陈建刚</cp:lastModifiedBy>
  <dcterms:modified xsi:type="dcterms:W3CDTF">2026-07-05T05:31:10Z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B1700AAA63694715BA0BC24F25584FBD</vt:lpwstr>
  </property>
  <property fmtid="{D5CDD505-2E9C-101B-9397-08002B2CF9AE}" pid="4" name="KSOTemplateDocerSaveRecord">
    <vt:lpwstr>eyJoZGlkIjoiZTc2NTBjNTNjOWJlMjE5NTdkMDFiYmY1YzBmZGY2YmEiLCJ1c2VySWQiOiIxODY2OTczMTE3In0=</vt:lpwstr>
  </property>
</Properties>
</file>